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38C0" w14:textId="1F1A89FE" w:rsidR="00603C69" w:rsidRPr="00B2009B" w:rsidRDefault="002D6923" w:rsidP="00B2009B">
      <w:pPr>
        <w:spacing w:after="0" w:line="240" w:lineRule="auto"/>
        <w:jc w:val="center"/>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P</w:t>
      </w:r>
      <w:r w:rsidR="007168BC" w:rsidRPr="00B2009B">
        <w:rPr>
          <w:rFonts w:ascii="Arial" w:eastAsia="Times New Roman" w:hAnsi="Arial" w:cs="Arial"/>
          <w:b/>
          <w:bCs/>
          <w:kern w:val="0"/>
          <w:sz w:val="20"/>
          <w:szCs w:val="20"/>
          <w:lang w:val="en-GB" w:eastAsia="ru-RU"/>
          <w14:ligatures w14:val="none"/>
        </w:rPr>
        <w:t>LAN</w:t>
      </w:r>
      <w:r w:rsidRPr="00B2009B">
        <w:rPr>
          <w:rFonts w:ascii="Arial" w:eastAsia="Times New Roman" w:hAnsi="Arial" w:cs="Arial"/>
          <w:b/>
          <w:bCs/>
          <w:kern w:val="0"/>
          <w:sz w:val="20"/>
          <w:szCs w:val="20"/>
          <w:lang w:val="en-GB" w:eastAsia="ru-RU"/>
          <w14:ligatures w14:val="none"/>
        </w:rPr>
        <w:t xml:space="preserve"> FOR MANAGEMENT OF WORKERS’ ACCOMMODATION DURING THE CONSTRUCTION OF</w:t>
      </w:r>
      <w:r w:rsidR="00603C69" w:rsidRPr="00B2009B">
        <w:rPr>
          <w:rFonts w:ascii="Arial" w:eastAsia="Times New Roman" w:hAnsi="Arial" w:cs="Arial"/>
          <w:b/>
          <w:bCs/>
          <w:kern w:val="0"/>
          <w:sz w:val="20"/>
          <w:szCs w:val="20"/>
          <w:lang w:val="en-GB" w:eastAsia="ru-RU"/>
          <w14:ligatures w14:val="none"/>
        </w:rPr>
        <w:t xml:space="preserve"> 500 kV OVERHEAD LINES</w:t>
      </w:r>
      <w:r w:rsidR="007D5248" w:rsidRPr="00B2009B">
        <w:rPr>
          <w:rFonts w:ascii="Arial" w:eastAsia="Times New Roman" w:hAnsi="Arial" w:cs="Arial"/>
          <w:b/>
          <w:bCs/>
          <w:kern w:val="0"/>
          <w:sz w:val="20"/>
          <w:szCs w:val="20"/>
          <w:lang w:val="en-GB" w:eastAsia="ru-RU"/>
          <w14:ligatures w14:val="none"/>
        </w:rPr>
        <w:t xml:space="preserve"> AND MODERNIZATION/ EXPANSION OF THE 500KV SUBSTATION</w:t>
      </w:r>
    </w:p>
    <w:p w14:paraId="3330E89B" w14:textId="77777777" w:rsidR="00603C69" w:rsidRPr="00B2009B" w:rsidRDefault="009F2059" w:rsidP="00B2009B">
      <w:pPr>
        <w:spacing w:after="0" w:line="240" w:lineRule="auto"/>
        <w:rPr>
          <w:rFonts w:ascii="Arial" w:eastAsia="Times New Roman" w:hAnsi="Arial" w:cs="Arial"/>
          <w:noProof/>
          <w:kern w:val="0"/>
          <w:sz w:val="20"/>
          <w:szCs w:val="20"/>
          <w:lang w:val="en-GB" w:eastAsia="ru-RU"/>
        </w:rPr>
      </w:pPr>
      <w:r w:rsidRPr="009F2059">
        <w:rPr>
          <w:rFonts w:ascii="Arial" w:eastAsia="Times New Roman" w:hAnsi="Arial" w:cs="Arial"/>
          <w:noProof/>
          <w:kern w:val="0"/>
          <w:sz w:val="20"/>
          <w:szCs w:val="20"/>
          <w:lang w:val="en-GB" w:eastAsia="ru-RU"/>
        </w:rPr>
        <w:pict w14:anchorId="3DADC48B">
          <v:rect id="_x0000_i1038" alt="" style="width:468pt;height:.05pt;mso-width-percent:0;mso-height-percent:0;mso-width-percent:0;mso-height-percent:0" o:hralign="center" o:hrstd="t" o:hr="t" fillcolor="#a0a0a0" stroked="f"/>
        </w:pict>
      </w:r>
    </w:p>
    <w:p w14:paraId="7E4B05D3" w14:textId="77777777" w:rsidR="00A13A56" w:rsidRPr="00B2009B" w:rsidRDefault="00A13A56" w:rsidP="00B2009B">
      <w:pPr>
        <w:spacing w:after="0" w:line="240" w:lineRule="auto"/>
        <w:rPr>
          <w:rFonts w:ascii="Arial" w:eastAsia="Times New Roman" w:hAnsi="Arial" w:cs="Arial"/>
          <w:noProof/>
          <w:kern w:val="0"/>
          <w:sz w:val="20"/>
          <w:szCs w:val="20"/>
          <w:lang w:val="en-GB" w:eastAsia="ru-RU"/>
        </w:rPr>
      </w:pPr>
    </w:p>
    <w:sdt>
      <w:sdtPr>
        <w:rPr>
          <w:rFonts w:ascii="Arial" w:eastAsiaTheme="minorEastAsia" w:hAnsi="Arial" w:cs="Arial"/>
          <w:color w:val="auto"/>
          <w:kern w:val="2"/>
          <w:sz w:val="20"/>
          <w:szCs w:val="20"/>
          <w:lang w:val="en" w:eastAsia="en-US"/>
          <w14:ligatures w14:val="standardContextual"/>
        </w:rPr>
        <w:id w:val="-1048294853"/>
        <w:docPartObj>
          <w:docPartGallery w:val="Table of Contents"/>
          <w:docPartUnique/>
        </w:docPartObj>
      </w:sdtPr>
      <w:sdtEndPr>
        <w:rPr>
          <w:b/>
        </w:rPr>
      </w:sdtEndPr>
      <w:sdtContent>
        <w:p w14:paraId="24C69CF2" w14:textId="7749AEC4" w:rsidR="00DA0818" w:rsidRPr="00B2009B" w:rsidRDefault="00DA0818" w:rsidP="00B2009B">
          <w:pPr>
            <w:pStyle w:val="TOCHeading"/>
            <w:spacing w:before="0"/>
            <w:rPr>
              <w:rFonts w:ascii="Arial" w:hAnsi="Arial" w:cs="Arial"/>
              <w:color w:val="auto"/>
              <w:sz w:val="20"/>
              <w:szCs w:val="20"/>
            </w:rPr>
          </w:pPr>
          <w:r w:rsidRPr="00B2009B">
            <w:rPr>
              <w:rFonts w:ascii="Arial" w:hAnsi="Arial" w:cs="Arial"/>
              <w:color w:val="auto"/>
              <w:sz w:val="20"/>
              <w:szCs w:val="20"/>
            </w:rPr>
            <w:t>Contents</w:t>
          </w:r>
        </w:p>
        <w:p w14:paraId="0CD37601" w14:textId="04D43189" w:rsidR="00FF4BED" w:rsidRPr="00B2009B" w:rsidRDefault="00DA0818" w:rsidP="00B2009B">
          <w:pPr>
            <w:pStyle w:val="TOC3"/>
            <w:tabs>
              <w:tab w:val="left" w:pos="960"/>
              <w:tab w:val="right" w:leader="dot" w:pos="10160"/>
            </w:tabs>
            <w:spacing w:after="0"/>
            <w:rPr>
              <w:rFonts w:ascii="Arial" w:eastAsiaTheme="minorEastAsia" w:hAnsi="Arial" w:cs="Arial"/>
              <w:noProof/>
              <w:sz w:val="20"/>
              <w:szCs w:val="20"/>
              <w:lang w:val="en-GB" w:eastAsia="zh-CN"/>
            </w:rPr>
          </w:pPr>
          <w:r w:rsidRPr="00B2009B">
            <w:rPr>
              <w:rFonts w:ascii="Arial" w:hAnsi="Arial" w:cs="Arial"/>
              <w:sz w:val="20"/>
              <w:szCs w:val="20"/>
            </w:rPr>
            <w:fldChar w:fldCharType="begin"/>
          </w:r>
          <w:r w:rsidRPr="00B2009B">
            <w:rPr>
              <w:rFonts w:ascii="Arial" w:hAnsi="Arial" w:cs="Arial"/>
              <w:sz w:val="20"/>
              <w:szCs w:val="20"/>
            </w:rPr>
            <w:instrText xml:space="preserve"> TOC \o "1-3" \h \z \u </w:instrText>
          </w:r>
          <w:r w:rsidRPr="00B2009B">
            <w:rPr>
              <w:rFonts w:ascii="Arial" w:hAnsi="Arial" w:cs="Arial"/>
              <w:sz w:val="20"/>
              <w:szCs w:val="20"/>
            </w:rPr>
            <w:fldChar w:fldCharType="separate"/>
          </w:r>
          <w:hyperlink w:anchor="_Toc215764759" w:history="1">
            <w:r w:rsidR="00FF4BED" w:rsidRPr="00B2009B">
              <w:rPr>
                <w:rStyle w:val="Hyperlink"/>
                <w:rFonts w:ascii="Arial" w:eastAsia="Times New Roman" w:hAnsi="Arial" w:cs="Arial"/>
                <w:b/>
                <w:bCs/>
                <w:noProof/>
                <w:kern w:val="0"/>
                <w:sz w:val="20"/>
                <w:szCs w:val="20"/>
                <w:lang w:val="ru-RU" w:eastAsia="ru-RU"/>
                <w14:ligatures w14:val="none"/>
              </w:rPr>
              <w:t>1.</w:t>
            </w:r>
            <w:r w:rsidR="00FF4BED" w:rsidRPr="00B2009B">
              <w:rPr>
                <w:rFonts w:ascii="Arial" w:eastAsiaTheme="minorEastAsia" w:hAnsi="Arial" w:cs="Arial"/>
                <w:noProof/>
                <w:sz w:val="20"/>
                <w:szCs w:val="20"/>
                <w:lang w:val="en-GB" w:eastAsia="zh-CN"/>
              </w:rPr>
              <w:tab/>
            </w:r>
            <w:r w:rsidR="00FF4BED" w:rsidRPr="00B2009B">
              <w:rPr>
                <w:rStyle w:val="Hyperlink"/>
                <w:rFonts w:ascii="Arial" w:eastAsia="Times New Roman" w:hAnsi="Arial" w:cs="Arial"/>
                <w:b/>
                <w:bCs/>
                <w:noProof/>
                <w:kern w:val="0"/>
                <w:sz w:val="20"/>
                <w:szCs w:val="20"/>
                <w:lang w:val="ru-RU" w:eastAsia="ru-RU"/>
                <w14:ligatures w14:val="none"/>
              </w:rPr>
              <w:t>OBJECTIVES AND SCOPE</w:t>
            </w:r>
            <w:r w:rsidR="00FF4BED" w:rsidRPr="00B2009B">
              <w:rPr>
                <w:rFonts w:ascii="Arial" w:hAnsi="Arial" w:cs="Arial"/>
                <w:noProof/>
                <w:webHidden/>
                <w:sz w:val="20"/>
                <w:szCs w:val="20"/>
              </w:rPr>
              <w:tab/>
            </w:r>
            <w:r w:rsidR="00FF4BED" w:rsidRPr="00B2009B">
              <w:rPr>
                <w:rFonts w:ascii="Arial" w:hAnsi="Arial" w:cs="Arial"/>
                <w:noProof/>
                <w:webHidden/>
                <w:sz w:val="20"/>
                <w:szCs w:val="20"/>
              </w:rPr>
              <w:fldChar w:fldCharType="begin"/>
            </w:r>
            <w:r w:rsidR="00FF4BED" w:rsidRPr="00B2009B">
              <w:rPr>
                <w:rFonts w:ascii="Arial" w:hAnsi="Arial" w:cs="Arial"/>
                <w:noProof/>
                <w:webHidden/>
                <w:sz w:val="20"/>
                <w:szCs w:val="20"/>
              </w:rPr>
              <w:instrText xml:space="preserve"> PAGEREF _Toc215764759 \h </w:instrText>
            </w:r>
            <w:r w:rsidR="00FF4BED" w:rsidRPr="00B2009B">
              <w:rPr>
                <w:rFonts w:ascii="Arial" w:hAnsi="Arial" w:cs="Arial"/>
                <w:noProof/>
                <w:webHidden/>
                <w:sz w:val="20"/>
                <w:szCs w:val="20"/>
              </w:rPr>
            </w:r>
            <w:r w:rsidR="00FF4BED" w:rsidRPr="00B2009B">
              <w:rPr>
                <w:rFonts w:ascii="Arial" w:hAnsi="Arial" w:cs="Arial"/>
                <w:noProof/>
                <w:webHidden/>
                <w:sz w:val="20"/>
                <w:szCs w:val="20"/>
              </w:rPr>
              <w:fldChar w:fldCharType="separate"/>
            </w:r>
            <w:r w:rsidR="00FF4BED" w:rsidRPr="00B2009B">
              <w:rPr>
                <w:rFonts w:ascii="Arial" w:hAnsi="Arial" w:cs="Arial"/>
                <w:noProof/>
                <w:webHidden/>
                <w:sz w:val="20"/>
                <w:szCs w:val="20"/>
              </w:rPr>
              <w:t>1</w:t>
            </w:r>
            <w:r w:rsidR="00FF4BED" w:rsidRPr="00B2009B">
              <w:rPr>
                <w:rFonts w:ascii="Arial" w:hAnsi="Arial" w:cs="Arial"/>
                <w:noProof/>
                <w:webHidden/>
                <w:sz w:val="20"/>
                <w:szCs w:val="20"/>
              </w:rPr>
              <w:fldChar w:fldCharType="end"/>
            </w:r>
          </w:hyperlink>
        </w:p>
        <w:p w14:paraId="2762AE06" w14:textId="6536BBA1"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60" w:history="1">
            <w:r w:rsidRPr="00B2009B">
              <w:rPr>
                <w:rStyle w:val="Hyperlink"/>
                <w:rFonts w:ascii="Arial" w:hAnsi="Arial" w:cs="Arial"/>
                <w:b/>
                <w:noProof/>
                <w:sz w:val="20"/>
                <w:szCs w:val="20"/>
                <w:lang w:val="ru-RU" w:eastAsia="ru-RU"/>
              </w:rPr>
              <w:t>2.</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ru-RU" w:eastAsia="ru-RU"/>
                <w14:ligatures w14:val="none"/>
              </w:rPr>
              <w:t>REFERENCES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_Toc215764760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3</w:t>
            </w:r>
            <w:r w:rsidRPr="00B2009B">
              <w:rPr>
                <w:rFonts w:ascii="Arial" w:hAnsi="Arial" w:cs="Arial"/>
                <w:noProof/>
                <w:webHidden/>
                <w:sz w:val="20"/>
                <w:szCs w:val="20"/>
              </w:rPr>
              <w:fldChar w:fldCharType="end"/>
            </w:r>
          </w:hyperlink>
        </w:p>
        <w:p w14:paraId="0FBAF5B9" w14:textId="5AA34210"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61" w:history="1">
            <w:r w:rsidRPr="00B2009B">
              <w:rPr>
                <w:rStyle w:val="Hyperlink"/>
                <w:rFonts w:ascii="Arial" w:eastAsia="Times New Roman" w:hAnsi="Arial" w:cs="Arial"/>
                <w:b/>
                <w:bCs/>
                <w:noProof/>
                <w:kern w:val="0"/>
                <w:sz w:val="20"/>
                <w:szCs w:val="20"/>
                <w:lang w:val="ru-RU" w:eastAsia="ru-RU"/>
                <w14:ligatures w14:val="none"/>
              </w:rPr>
              <w:t>3.</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ru-RU" w:eastAsia="ru-RU"/>
                <w14:ligatures w14:val="none"/>
              </w:rPr>
              <w:t>APPLICABLE REFERENCE STANDARDS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_Toc215764761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3</w:t>
            </w:r>
            <w:r w:rsidRPr="00B2009B">
              <w:rPr>
                <w:rFonts w:ascii="Arial" w:hAnsi="Arial" w:cs="Arial"/>
                <w:noProof/>
                <w:webHidden/>
                <w:sz w:val="20"/>
                <w:szCs w:val="20"/>
              </w:rPr>
              <w:fldChar w:fldCharType="end"/>
            </w:r>
          </w:hyperlink>
        </w:p>
        <w:p w14:paraId="12717002" w14:textId="27425BAE"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62" w:history="1">
            <w:r w:rsidRPr="00B2009B">
              <w:rPr>
                <w:rStyle w:val="Hyperlink"/>
                <w:rFonts w:ascii="Arial" w:eastAsia="Times New Roman" w:hAnsi="Arial" w:cs="Arial"/>
                <w:b/>
                <w:bCs/>
                <w:noProof/>
                <w:kern w:val="0"/>
                <w:sz w:val="20"/>
                <w:szCs w:val="20"/>
                <w:lang w:val="ru-RU" w:eastAsia="ru-RU"/>
                <w14:ligatures w14:val="none"/>
              </w:rPr>
              <w:t>4.</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ru-RU" w:eastAsia="ru-RU"/>
                <w14:ligatures w14:val="none"/>
              </w:rPr>
              <w:t>DEFINITIONS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_Toc215764762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3</w:t>
            </w:r>
            <w:r w:rsidRPr="00B2009B">
              <w:rPr>
                <w:rFonts w:ascii="Arial" w:hAnsi="Arial" w:cs="Arial"/>
                <w:noProof/>
                <w:webHidden/>
                <w:sz w:val="20"/>
                <w:szCs w:val="20"/>
              </w:rPr>
              <w:fldChar w:fldCharType="end"/>
            </w:r>
          </w:hyperlink>
        </w:p>
        <w:p w14:paraId="24E2C03D" w14:textId="732821B9"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64" w:history="1">
            <w:r w:rsidRPr="00B2009B">
              <w:rPr>
                <w:rStyle w:val="Hyperlink"/>
                <w:rFonts w:ascii="Arial" w:eastAsia="Times New Roman" w:hAnsi="Arial" w:cs="Arial"/>
                <w:b/>
                <w:bCs/>
                <w:noProof/>
                <w:kern w:val="0"/>
                <w:sz w:val="20"/>
                <w:szCs w:val="20"/>
                <w:lang w:val="en-GB" w:eastAsia="ru-RU"/>
                <w14:ligatures w14:val="none"/>
              </w:rPr>
              <w:t>5.</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WORKERS’ CAMP PRE-CONSTRUCTION CONSIDERATIONS AND LEASING OF LAND OR PROPERTY FOR A WORKERS’ ACCOMMODATION</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_Toc215764764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4</w:t>
            </w:r>
            <w:r w:rsidRPr="00B2009B">
              <w:rPr>
                <w:rFonts w:ascii="Arial" w:hAnsi="Arial" w:cs="Arial"/>
                <w:noProof/>
                <w:webHidden/>
                <w:sz w:val="20"/>
                <w:szCs w:val="20"/>
              </w:rPr>
              <w:fldChar w:fldCharType="end"/>
            </w:r>
          </w:hyperlink>
        </w:p>
        <w:p w14:paraId="29F5B0E3" w14:textId="2AB054C3"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65" w:history="1">
            <w:r w:rsidRPr="00B2009B">
              <w:rPr>
                <w:rStyle w:val="Hyperlink"/>
                <w:rFonts w:ascii="Arial" w:eastAsia="Times New Roman" w:hAnsi="Arial" w:cs="Arial"/>
                <w:b/>
                <w:bCs/>
                <w:noProof/>
                <w:kern w:val="0"/>
                <w:sz w:val="20"/>
                <w:szCs w:val="20"/>
                <w:lang w:val="en-GB" w:eastAsia="ru-RU"/>
                <w14:ligatures w14:val="none"/>
              </w:rPr>
              <w:t>6.</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ROLES AND RESPONSIBILITIES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_Toc215764765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5</w:t>
            </w:r>
            <w:r w:rsidRPr="00B2009B">
              <w:rPr>
                <w:rFonts w:ascii="Arial" w:hAnsi="Arial" w:cs="Arial"/>
                <w:noProof/>
                <w:webHidden/>
                <w:sz w:val="20"/>
                <w:szCs w:val="20"/>
              </w:rPr>
              <w:fldChar w:fldCharType="end"/>
            </w:r>
          </w:hyperlink>
        </w:p>
        <w:p w14:paraId="518FCE4E" w14:textId="117B3D78"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77" w:history="1">
            <w:r w:rsidRPr="00B2009B">
              <w:rPr>
                <w:rStyle w:val="Hyperlink"/>
                <w:rFonts w:ascii="Arial" w:hAnsi="Arial" w:cs="Arial"/>
                <w:b/>
                <w:bCs/>
                <w:noProof/>
                <w:sz w:val="20"/>
                <w:szCs w:val="20"/>
              </w:rPr>
              <w:t>7.</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WELFARE FACILITIES AT WORKERS’ ACCOMMODATION</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_Toc215764777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6</w:t>
            </w:r>
            <w:r w:rsidRPr="00B2009B">
              <w:rPr>
                <w:rFonts w:ascii="Arial" w:hAnsi="Arial" w:cs="Arial"/>
                <w:noProof/>
                <w:webHidden/>
                <w:sz w:val="20"/>
                <w:szCs w:val="20"/>
              </w:rPr>
              <w:fldChar w:fldCharType="end"/>
            </w:r>
          </w:hyperlink>
        </w:p>
        <w:p w14:paraId="14EA5803" w14:textId="3FB83125"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78" w:history="1">
            <w:r w:rsidRPr="00B2009B">
              <w:rPr>
                <w:rStyle w:val="Hyperlink"/>
                <w:rFonts w:ascii="Arial" w:eastAsia="Times New Roman" w:hAnsi="Arial" w:cs="Arial"/>
                <w:b/>
                <w:bCs/>
                <w:noProof/>
                <w:kern w:val="0"/>
                <w:sz w:val="20"/>
                <w:szCs w:val="20"/>
                <w:lang w:val="en-GB" w:eastAsia="ru-RU"/>
                <w14:ligatures w14:val="none"/>
              </w:rPr>
              <w:t>8.</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WORKERS’ RIGHTS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_Toc215764778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10</w:t>
            </w:r>
            <w:r w:rsidRPr="00B2009B">
              <w:rPr>
                <w:rFonts w:ascii="Arial" w:hAnsi="Arial" w:cs="Arial"/>
                <w:noProof/>
                <w:webHidden/>
                <w:sz w:val="20"/>
                <w:szCs w:val="20"/>
              </w:rPr>
              <w:fldChar w:fldCharType="end"/>
            </w:r>
          </w:hyperlink>
        </w:p>
        <w:p w14:paraId="7D3F1E1D" w14:textId="3FCED779" w:rsidR="00FF4BED" w:rsidRPr="00B2009B" w:rsidRDefault="00FF4BED" w:rsidP="00B2009B">
          <w:pPr>
            <w:pStyle w:val="TOC3"/>
            <w:tabs>
              <w:tab w:val="left" w:pos="960"/>
              <w:tab w:val="right" w:leader="dot" w:pos="10160"/>
            </w:tabs>
            <w:spacing w:after="0"/>
            <w:rPr>
              <w:rFonts w:ascii="Arial" w:eastAsiaTheme="minorEastAsia" w:hAnsi="Arial" w:cs="Arial"/>
              <w:noProof/>
              <w:sz w:val="20"/>
              <w:szCs w:val="20"/>
              <w:lang w:val="en-GB" w:eastAsia="zh-CN"/>
            </w:rPr>
          </w:pPr>
          <w:hyperlink w:anchor="_Toc215764779" w:history="1">
            <w:r w:rsidRPr="00B2009B">
              <w:rPr>
                <w:rStyle w:val="Hyperlink"/>
                <w:rFonts w:ascii="Arial" w:eastAsia="Times New Roman" w:hAnsi="Arial" w:cs="Arial"/>
                <w:b/>
                <w:bCs/>
                <w:noProof/>
                <w:kern w:val="0"/>
                <w:sz w:val="20"/>
                <w:szCs w:val="20"/>
                <w:lang w:val="en-GB" w:eastAsia="ru-RU"/>
                <w14:ligatures w14:val="none"/>
              </w:rPr>
              <w:t>9.</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GRIEVANCE PROCEDURE</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_Toc215764779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11</w:t>
            </w:r>
            <w:r w:rsidRPr="00B2009B">
              <w:rPr>
                <w:rFonts w:ascii="Arial" w:hAnsi="Arial" w:cs="Arial"/>
                <w:noProof/>
                <w:webHidden/>
                <w:sz w:val="20"/>
                <w:szCs w:val="20"/>
              </w:rPr>
              <w:fldChar w:fldCharType="end"/>
            </w:r>
          </w:hyperlink>
        </w:p>
        <w:p w14:paraId="7973331F" w14:textId="462F3D83"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80" w:history="1">
            <w:r w:rsidRPr="00B2009B">
              <w:rPr>
                <w:rStyle w:val="Hyperlink"/>
                <w:rFonts w:ascii="Arial" w:eastAsia="Times New Roman" w:hAnsi="Arial" w:cs="Arial"/>
                <w:b/>
                <w:bCs/>
                <w:noProof/>
                <w:kern w:val="0"/>
                <w:sz w:val="20"/>
                <w:szCs w:val="20"/>
                <w:lang w:val="en-GB" w:eastAsia="ru-RU"/>
                <w14:ligatures w14:val="none"/>
              </w:rPr>
              <w:t>10.</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MANAGEMENT OF COMMUNITY RELATIONS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_Toc215764780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11</w:t>
            </w:r>
            <w:r w:rsidRPr="00B2009B">
              <w:rPr>
                <w:rFonts w:ascii="Arial" w:hAnsi="Arial" w:cs="Arial"/>
                <w:noProof/>
                <w:webHidden/>
                <w:sz w:val="20"/>
                <w:szCs w:val="20"/>
              </w:rPr>
              <w:fldChar w:fldCharType="end"/>
            </w:r>
          </w:hyperlink>
        </w:p>
        <w:p w14:paraId="537D1E60" w14:textId="48DB4425"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81" w:history="1">
            <w:r w:rsidRPr="00B2009B">
              <w:rPr>
                <w:rStyle w:val="Hyperlink"/>
                <w:rFonts w:ascii="Arial" w:eastAsia="Times New Roman" w:hAnsi="Arial" w:cs="Arial"/>
                <w:b/>
                <w:bCs/>
                <w:noProof/>
                <w:kern w:val="0"/>
                <w:sz w:val="20"/>
                <w:szCs w:val="20"/>
                <w:lang w:val="en-GB" w:eastAsia="ru-RU"/>
                <w14:ligatures w14:val="none"/>
              </w:rPr>
              <w:t>11.</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WORKERS CAMP MANAGEMENT</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_Toc215764781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11</w:t>
            </w:r>
            <w:r w:rsidRPr="00B2009B">
              <w:rPr>
                <w:rFonts w:ascii="Arial" w:hAnsi="Arial" w:cs="Arial"/>
                <w:noProof/>
                <w:webHidden/>
                <w:sz w:val="20"/>
                <w:szCs w:val="20"/>
              </w:rPr>
              <w:fldChar w:fldCharType="end"/>
            </w:r>
          </w:hyperlink>
        </w:p>
        <w:p w14:paraId="02033B4B" w14:textId="7FFACFFA"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82" w:history="1">
            <w:r w:rsidRPr="00B2009B">
              <w:rPr>
                <w:rStyle w:val="Hyperlink"/>
                <w:rFonts w:ascii="Arial" w:eastAsia="Times New Roman" w:hAnsi="Arial" w:cs="Arial"/>
                <w:b/>
                <w:bCs/>
                <w:noProof/>
                <w:kern w:val="0"/>
                <w:sz w:val="20"/>
                <w:szCs w:val="20"/>
                <w:lang w:val="en-GB" w:eastAsia="ru-RU"/>
                <w14:ligatures w14:val="none"/>
              </w:rPr>
              <w:t>12.</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WASTE MANAGEMENT</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_Toc215764782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12</w:t>
            </w:r>
            <w:r w:rsidRPr="00B2009B">
              <w:rPr>
                <w:rFonts w:ascii="Arial" w:hAnsi="Arial" w:cs="Arial"/>
                <w:noProof/>
                <w:webHidden/>
                <w:sz w:val="20"/>
                <w:szCs w:val="20"/>
              </w:rPr>
              <w:fldChar w:fldCharType="end"/>
            </w:r>
          </w:hyperlink>
        </w:p>
        <w:p w14:paraId="51066DBC" w14:textId="10178D96"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83" w:history="1">
            <w:r w:rsidRPr="00B2009B">
              <w:rPr>
                <w:rStyle w:val="Hyperlink"/>
                <w:rFonts w:ascii="Arial" w:eastAsia="Times New Roman" w:hAnsi="Arial" w:cs="Arial"/>
                <w:b/>
                <w:bCs/>
                <w:noProof/>
                <w:kern w:val="0"/>
                <w:sz w:val="20"/>
                <w:szCs w:val="20"/>
                <w:lang w:val="en-GB" w:eastAsia="ru-RU"/>
                <w14:ligatures w14:val="none"/>
              </w:rPr>
              <w:t>13.</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PROHIBITED ACTS.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_Toc215764783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12</w:t>
            </w:r>
            <w:r w:rsidRPr="00B2009B">
              <w:rPr>
                <w:rFonts w:ascii="Arial" w:hAnsi="Arial" w:cs="Arial"/>
                <w:noProof/>
                <w:webHidden/>
                <w:sz w:val="20"/>
                <w:szCs w:val="20"/>
              </w:rPr>
              <w:fldChar w:fldCharType="end"/>
            </w:r>
          </w:hyperlink>
        </w:p>
        <w:p w14:paraId="7EAC95B2" w14:textId="6B1B08C9"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84" w:history="1">
            <w:r w:rsidRPr="00B2009B">
              <w:rPr>
                <w:rStyle w:val="Hyperlink"/>
                <w:rFonts w:ascii="Arial" w:eastAsia="Times New Roman" w:hAnsi="Arial" w:cs="Arial"/>
                <w:b/>
                <w:bCs/>
                <w:noProof/>
                <w:kern w:val="0"/>
                <w:sz w:val="20"/>
                <w:szCs w:val="20"/>
                <w:lang w:val="en-GB" w:eastAsia="ru-RU"/>
                <w14:ligatures w14:val="none"/>
              </w:rPr>
              <w:t>14.</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MONITORING, AUDIT AND REPORTING</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_Toc215764784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13</w:t>
            </w:r>
            <w:r w:rsidRPr="00B2009B">
              <w:rPr>
                <w:rFonts w:ascii="Arial" w:hAnsi="Arial" w:cs="Arial"/>
                <w:noProof/>
                <w:webHidden/>
                <w:sz w:val="20"/>
                <w:szCs w:val="20"/>
              </w:rPr>
              <w:fldChar w:fldCharType="end"/>
            </w:r>
          </w:hyperlink>
        </w:p>
        <w:p w14:paraId="3DF7BAAF" w14:textId="632AC218"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85" w:history="1">
            <w:r w:rsidRPr="00B2009B">
              <w:rPr>
                <w:rStyle w:val="Hyperlink"/>
                <w:rFonts w:ascii="Arial" w:eastAsia="Times New Roman" w:hAnsi="Arial" w:cs="Arial"/>
                <w:b/>
                <w:bCs/>
                <w:noProof/>
                <w:kern w:val="0"/>
                <w:sz w:val="20"/>
                <w:szCs w:val="20"/>
                <w:lang w:val="en-GB" w:eastAsia="ru-RU"/>
                <w14:ligatures w14:val="none"/>
              </w:rPr>
              <w:t>15</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 xml:space="preserve">TRAINING </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_Toc215764785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15</w:t>
            </w:r>
            <w:r w:rsidRPr="00B2009B">
              <w:rPr>
                <w:rFonts w:ascii="Arial" w:hAnsi="Arial" w:cs="Arial"/>
                <w:noProof/>
                <w:webHidden/>
                <w:sz w:val="20"/>
                <w:szCs w:val="20"/>
              </w:rPr>
              <w:fldChar w:fldCharType="end"/>
            </w:r>
          </w:hyperlink>
        </w:p>
        <w:p w14:paraId="63C1B080" w14:textId="0E8BC7D6"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799" w:history="1">
            <w:r w:rsidRPr="00B2009B">
              <w:rPr>
                <w:rStyle w:val="Hyperlink"/>
                <w:rFonts w:ascii="Arial" w:eastAsia="Times New Roman" w:hAnsi="Arial" w:cs="Arial"/>
                <w:b/>
                <w:bCs/>
                <w:noProof/>
                <w:kern w:val="0"/>
                <w:sz w:val="20"/>
                <w:szCs w:val="20"/>
                <w:lang w:val="en-GB" w:eastAsia="ru-RU"/>
                <w14:ligatures w14:val="none"/>
              </w:rPr>
              <w:t>16</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DOCUMENTATION</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_Toc215764799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17</w:t>
            </w:r>
            <w:r w:rsidRPr="00B2009B">
              <w:rPr>
                <w:rFonts w:ascii="Arial" w:hAnsi="Arial" w:cs="Arial"/>
                <w:noProof/>
                <w:webHidden/>
                <w:sz w:val="20"/>
                <w:szCs w:val="20"/>
              </w:rPr>
              <w:fldChar w:fldCharType="end"/>
            </w:r>
          </w:hyperlink>
        </w:p>
        <w:p w14:paraId="189D120B" w14:textId="3971614A" w:rsidR="00FF4BED" w:rsidRPr="00B2009B" w:rsidRDefault="00FF4BED" w:rsidP="00B2009B">
          <w:pPr>
            <w:pStyle w:val="TOC3"/>
            <w:tabs>
              <w:tab w:val="left" w:pos="1200"/>
              <w:tab w:val="right" w:leader="dot" w:pos="10160"/>
            </w:tabs>
            <w:spacing w:after="0"/>
            <w:rPr>
              <w:rFonts w:ascii="Arial" w:eastAsiaTheme="minorEastAsia" w:hAnsi="Arial" w:cs="Arial"/>
              <w:noProof/>
              <w:sz w:val="20"/>
              <w:szCs w:val="20"/>
              <w:lang w:val="en-GB" w:eastAsia="zh-CN"/>
            </w:rPr>
          </w:pPr>
          <w:hyperlink w:anchor="_Toc215764800" w:history="1">
            <w:r w:rsidRPr="00B2009B">
              <w:rPr>
                <w:rStyle w:val="Hyperlink"/>
                <w:rFonts w:ascii="Arial" w:eastAsia="Times New Roman" w:hAnsi="Arial" w:cs="Arial"/>
                <w:b/>
                <w:bCs/>
                <w:noProof/>
                <w:kern w:val="0"/>
                <w:sz w:val="20"/>
                <w:szCs w:val="20"/>
                <w:lang w:val="en-GB" w:eastAsia="ru-RU"/>
                <w14:ligatures w14:val="none"/>
              </w:rPr>
              <w:t>17</w:t>
            </w:r>
            <w:r w:rsidRPr="00B2009B">
              <w:rPr>
                <w:rFonts w:ascii="Arial" w:eastAsiaTheme="minorEastAsia" w:hAnsi="Arial" w:cs="Arial"/>
                <w:noProof/>
                <w:sz w:val="20"/>
                <w:szCs w:val="20"/>
                <w:lang w:val="en-GB" w:eastAsia="zh-CN"/>
              </w:rPr>
              <w:tab/>
            </w:r>
            <w:r w:rsidRPr="00B2009B">
              <w:rPr>
                <w:rStyle w:val="Hyperlink"/>
                <w:rFonts w:ascii="Arial" w:eastAsia="Times New Roman" w:hAnsi="Arial" w:cs="Arial"/>
                <w:b/>
                <w:bCs/>
                <w:noProof/>
                <w:kern w:val="0"/>
                <w:sz w:val="20"/>
                <w:szCs w:val="20"/>
                <w:lang w:val="en-GB" w:eastAsia="ru-RU"/>
                <w14:ligatures w14:val="none"/>
              </w:rPr>
              <w:t>REVISION</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_Toc215764800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17</w:t>
            </w:r>
            <w:r w:rsidRPr="00B2009B">
              <w:rPr>
                <w:rFonts w:ascii="Arial" w:hAnsi="Arial" w:cs="Arial"/>
                <w:noProof/>
                <w:webHidden/>
                <w:sz w:val="20"/>
                <w:szCs w:val="20"/>
              </w:rPr>
              <w:fldChar w:fldCharType="end"/>
            </w:r>
          </w:hyperlink>
        </w:p>
        <w:p w14:paraId="5CC9E6EB" w14:textId="2B204648" w:rsidR="00FF4BED" w:rsidRPr="00B2009B" w:rsidRDefault="00FF4BED" w:rsidP="00B2009B">
          <w:pPr>
            <w:pStyle w:val="TOC3"/>
            <w:tabs>
              <w:tab w:val="right" w:leader="dot" w:pos="10160"/>
            </w:tabs>
            <w:spacing w:after="0"/>
            <w:rPr>
              <w:rFonts w:ascii="Arial" w:eastAsiaTheme="minorEastAsia" w:hAnsi="Arial" w:cs="Arial"/>
              <w:noProof/>
              <w:sz w:val="20"/>
              <w:szCs w:val="20"/>
              <w:lang w:val="en-GB" w:eastAsia="zh-CN"/>
            </w:rPr>
          </w:pPr>
          <w:hyperlink w:anchor="_Toc215764801" w:history="1">
            <w:r w:rsidRPr="00B2009B">
              <w:rPr>
                <w:rStyle w:val="Hyperlink"/>
                <w:rFonts w:ascii="Arial" w:eastAsia="Times New Roman" w:hAnsi="Arial" w:cs="Arial"/>
                <w:b/>
                <w:bCs/>
                <w:noProof/>
                <w:kern w:val="0"/>
                <w:sz w:val="20"/>
                <w:szCs w:val="20"/>
                <w:lang w:val="en-GB" w:eastAsia="ru-RU"/>
                <w14:ligatures w14:val="none"/>
              </w:rPr>
              <w:t>APPENDICES</w:t>
            </w:r>
            <w:r w:rsidRPr="00B2009B">
              <w:rPr>
                <w:rFonts w:ascii="Arial" w:hAnsi="Arial" w:cs="Arial"/>
                <w:noProof/>
                <w:webHidden/>
                <w:sz w:val="20"/>
                <w:szCs w:val="20"/>
              </w:rPr>
              <w:tab/>
            </w:r>
            <w:r w:rsidRPr="00B2009B">
              <w:rPr>
                <w:rFonts w:ascii="Arial" w:hAnsi="Arial" w:cs="Arial"/>
                <w:noProof/>
                <w:webHidden/>
                <w:sz w:val="20"/>
                <w:szCs w:val="20"/>
              </w:rPr>
              <w:fldChar w:fldCharType="begin"/>
            </w:r>
            <w:r w:rsidRPr="00B2009B">
              <w:rPr>
                <w:rFonts w:ascii="Arial" w:hAnsi="Arial" w:cs="Arial"/>
                <w:noProof/>
                <w:webHidden/>
                <w:sz w:val="20"/>
                <w:szCs w:val="20"/>
              </w:rPr>
              <w:instrText xml:space="preserve"> PAGEREF _Toc215764801 \h </w:instrText>
            </w:r>
            <w:r w:rsidRPr="00B2009B">
              <w:rPr>
                <w:rFonts w:ascii="Arial" w:hAnsi="Arial" w:cs="Arial"/>
                <w:noProof/>
                <w:webHidden/>
                <w:sz w:val="20"/>
                <w:szCs w:val="20"/>
              </w:rPr>
            </w:r>
            <w:r w:rsidRPr="00B2009B">
              <w:rPr>
                <w:rFonts w:ascii="Arial" w:hAnsi="Arial" w:cs="Arial"/>
                <w:noProof/>
                <w:webHidden/>
                <w:sz w:val="20"/>
                <w:szCs w:val="20"/>
              </w:rPr>
              <w:fldChar w:fldCharType="separate"/>
            </w:r>
            <w:r w:rsidRPr="00B2009B">
              <w:rPr>
                <w:rFonts w:ascii="Arial" w:hAnsi="Arial" w:cs="Arial"/>
                <w:noProof/>
                <w:webHidden/>
                <w:sz w:val="20"/>
                <w:szCs w:val="20"/>
              </w:rPr>
              <w:t>17</w:t>
            </w:r>
            <w:r w:rsidRPr="00B2009B">
              <w:rPr>
                <w:rFonts w:ascii="Arial" w:hAnsi="Arial" w:cs="Arial"/>
                <w:noProof/>
                <w:webHidden/>
                <w:sz w:val="20"/>
                <w:szCs w:val="20"/>
              </w:rPr>
              <w:fldChar w:fldCharType="end"/>
            </w:r>
          </w:hyperlink>
        </w:p>
        <w:p w14:paraId="727FBBD0" w14:textId="48ACA4AE" w:rsidR="00DA0818" w:rsidRPr="00B2009B" w:rsidRDefault="00DA0818" w:rsidP="00B2009B">
          <w:pPr>
            <w:spacing w:after="0"/>
            <w:rPr>
              <w:rFonts w:ascii="Arial" w:hAnsi="Arial" w:cs="Arial"/>
              <w:sz w:val="20"/>
              <w:szCs w:val="20"/>
            </w:rPr>
          </w:pPr>
          <w:r w:rsidRPr="00B2009B">
            <w:rPr>
              <w:rFonts w:ascii="Arial" w:hAnsi="Arial" w:cs="Arial"/>
              <w:b/>
              <w:bCs/>
              <w:sz w:val="20"/>
              <w:szCs w:val="20"/>
            </w:rPr>
            <w:fldChar w:fldCharType="end"/>
          </w:r>
        </w:p>
      </w:sdtContent>
    </w:sdt>
    <w:p w14:paraId="6A80C7CF" w14:textId="77777777" w:rsidR="00915BCE" w:rsidRPr="00B2009B" w:rsidRDefault="00915BCE" w:rsidP="00B2009B">
      <w:pPr>
        <w:keepNext/>
        <w:spacing w:after="0" w:line="240" w:lineRule="auto"/>
        <w:outlineLvl w:val="2"/>
        <w:rPr>
          <w:rFonts w:ascii="Arial" w:eastAsia="Times New Roman" w:hAnsi="Arial" w:cs="Arial"/>
          <w:b/>
          <w:bCs/>
          <w:kern w:val="0"/>
          <w:sz w:val="20"/>
          <w:szCs w:val="20"/>
          <w:lang w:val="en-US" w:eastAsia="ru-RU"/>
          <w14:ligatures w14:val="none"/>
        </w:rPr>
      </w:pPr>
      <w:bookmarkStart w:id="0" w:name="_Toc215764759"/>
    </w:p>
    <w:p w14:paraId="269B5ACB" w14:textId="4F5DC4FC" w:rsidR="00B2009B" w:rsidRDefault="00B2009B" w:rsidP="00B2009B">
      <w:pPr>
        <w:keepNext/>
        <w:spacing w:after="0" w:line="240" w:lineRule="auto"/>
        <w:outlineLvl w:val="2"/>
        <w:rPr>
          <w:rFonts w:ascii="Arial" w:eastAsia="Times New Roman" w:hAnsi="Arial" w:cs="Arial"/>
          <w:b/>
          <w:bCs/>
          <w:kern w:val="0"/>
          <w:sz w:val="20"/>
          <w:szCs w:val="20"/>
          <w:lang w:val="en-US" w:eastAsia="ru-RU"/>
          <w14:ligatures w14:val="none"/>
        </w:rPr>
      </w:pPr>
    </w:p>
    <w:p w14:paraId="0D0C4C99" w14:textId="77777777" w:rsidR="00B2009B" w:rsidRPr="00B2009B" w:rsidRDefault="00B2009B" w:rsidP="00B2009B">
      <w:pPr>
        <w:keepNext/>
        <w:spacing w:after="0" w:line="240" w:lineRule="auto"/>
        <w:outlineLvl w:val="2"/>
        <w:rPr>
          <w:rFonts w:ascii="Arial" w:eastAsia="Times New Roman" w:hAnsi="Arial" w:cs="Arial"/>
          <w:b/>
          <w:bCs/>
          <w:kern w:val="0"/>
          <w:sz w:val="20"/>
          <w:szCs w:val="20"/>
          <w:lang w:val="en-US" w:eastAsia="ru-RU"/>
          <w14:ligatures w14:val="none"/>
        </w:rPr>
      </w:pPr>
    </w:p>
    <w:p w14:paraId="4D79183C" w14:textId="77777777" w:rsidR="00B2009B" w:rsidRPr="00B2009B" w:rsidRDefault="00B2009B" w:rsidP="00B2009B">
      <w:pPr>
        <w:keepNext/>
        <w:spacing w:after="0" w:line="240" w:lineRule="auto"/>
        <w:outlineLvl w:val="2"/>
        <w:rPr>
          <w:rFonts w:ascii="Arial" w:eastAsia="Times New Roman" w:hAnsi="Arial" w:cs="Arial"/>
          <w:b/>
          <w:bCs/>
          <w:kern w:val="0"/>
          <w:sz w:val="20"/>
          <w:szCs w:val="20"/>
          <w:lang w:val="en-US" w:eastAsia="ru-RU"/>
          <w14:ligatures w14:val="none"/>
        </w:rPr>
      </w:pPr>
    </w:p>
    <w:p w14:paraId="545F7FA7" w14:textId="77777777" w:rsidR="00B2009B" w:rsidRPr="00B2009B" w:rsidRDefault="00B2009B" w:rsidP="00B2009B">
      <w:pPr>
        <w:keepNext/>
        <w:spacing w:after="0" w:line="240" w:lineRule="auto"/>
        <w:outlineLvl w:val="2"/>
        <w:rPr>
          <w:rFonts w:ascii="Arial" w:eastAsia="Times New Roman" w:hAnsi="Arial" w:cs="Arial"/>
          <w:b/>
          <w:bCs/>
          <w:kern w:val="0"/>
          <w:sz w:val="20"/>
          <w:szCs w:val="20"/>
          <w:lang w:val="ru-RU" w:eastAsia="ru-RU"/>
          <w14:ligatures w14:val="none"/>
        </w:rPr>
      </w:pPr>
    </w:p>
    <w:p w14:paraId="76584764" w14:textId="5DA84294" w:rsidR="00603C69" w:rsidRPr="00B2009B" w:rsidRDefault="0047079D" w:rsidP="00B2009B">
      <w:pPr>
        <w:keepNext/>
        <w:numPr>
          <w:ilvl w:val="0"/>
          <w:numId w:val="48"/>
        </w:numPr>
        <w:spacing w:after="0" w:line="240" w:lineRule="auto"/>
        <w:ind w:left="0" w:firstLine="0"/>
        <w:outlineLvl w:val="2"/>
        <w:rPr>
          <w:rFonts w:ascii="Arial" w:eastAsia="Times New Roman" w:hAnsi="Arial" w:cs="Arial"/>
          <w:b/>
          <w:bCs/>
          <w:kern w:val="0"/>
          <w:sz w:val="20"/>
          <w:szCs w:val="20"/>
          <w:lang w:val="ru-RU" w:eastAsia="ru-RU"/>
          <w14:ligatures w14:val="none"/>
        </w:rPr>
      </w:pPr>
      <w:r w:rsidRPr="00B2009B">
        <w:rPr>
          <w:rFonts w:ascii="Arial" w:eastAsia="Times New Roman" w:hAnsi="Arial" w:cs="Arial"/>
          <w:b/>
          <w:bCs/>
          <w:kern w:val="0"/>
          <w:sz w:val="20"/>
          <w:szCs w:val="20"/>
          <w:lang w:val="ru-RU" w:eastAsia="ru-RU"/>
          <w14:ligatures w14:val="none"/>
        </w:rPr>
        <w:t>OBJECTIVES AND SCOPE</w:t>
      </w:r>
      <w:bookmarkEnd w:id="0"/>
    </w:p>
    <w:p w14:paraId="32ED2F10" w14:textId="37E31586" w:rsidR="00EF3E1D" w:rsidRPr="00B2009B" w:rsidRDefault="00EF3E1D" w:rsidP="00B2009B">
      <w:pPr>
        <w:spacing w:after="0" w:line="240" w:lineRule="auto"/>
        <w:ind w:left="851" w:hanging="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1.1 Introduction</w:t>
      </w:r>
    </w:p>
    <w:p w14:paraId="33B7B34D" w14:textId="4541B62B" w:rsidR="00603C69" w:rsidRPr="00B2009B" w:rsidRDefault="0099571F" w:rsidP="00B2009B">
      <w:pPr>
        <w:spacing w:after="0" w:line="240" w:lineRule="auto"/>
        <w:jc w:val="both"/>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 xml:space="preserve">This </w:t>
      </w:r>
      <w:r w:rsidR="00F20630" w:rsidRPr="00B2009B">
        <w:rPr>
          <w:rFonts w:ascii="Arial" w:eastAsia="Times New Roman" w:hAnsi="Arial" w:cs="Arial"/>
          <w:kern w:val="0"/>
          <w:sz w:val="20"/>
          <w:szCs w:val="20"/>
          <w:lang w:val="en-GB" w:eastAsia="ru-RU"/>
          <w14:ligatures w14:val="none"/>
        </w:rPr>
        <w:t xml:space="preserve">Plan </w:t>
      </w:r>
      <w:r w:rsidRPr="00B2009B">
        <w:rPr>
          <w:rFonts w:ascii="Arial" w:eastAsia="Times New Roman" w:hAnsi="Arial" w:cs="Arial"/>
          <w:kern w:val="0"/>
          <w:sz w:val="20"/>
          <w:szCs w:val="20"/>
          <w:lang w:val="en-GB" w:eastAsia="ru-RU"/>
          <w14:ligatures w14:val="none"/>
        </w:rPr>
        <w:t xml:space="preserve">establishes the requirements for the accommodation of construction workers as part of the implementation of the </w:t>
      </w:r>
      <w:r w:rsidR="00E37893" w:rsidRPr="00B2009B">
        <w:rPr>
          <w:rFonts w:ascii="Arial" w:eastAsia="Times New Roman" w:hAnsi="Arial" w:cs="Arial"/>
          <w:kern w:val="0"/>
          <w:sz w:val="20"/>
          <w:szCs w:val="20"/>
          <w:lang w:val="en-GB" w:eastAsia="ru-RU"/>
          <w14:ligatures w14:val="none"/>
        </w:rPr>
        <w:t xml:space="preserve">) the construction of two new 500kV overhead transmission lines (OHTL) between substation Shu-Zhambyl (300km) and Zhambyl-Shymkent (175km); (ii) the expansion and modernization of the existing 500kV Shu and Zhambyl substations; and (ii) the modernization of the 500 kV Shymkent substation, together defined as the Project </w:t>
      </w:r>
      <w:r w:rsidRPr="00B2009B">
        <w:rPr>
          <w:rFonts w:ascii="Arial" w:eastAsia="Times New Roman" w:hAnsi="Arial" w:cs="Arial"/>
          <w:kern w:val="0"/>
          <w:sz w:val="20"/>
          <w:szCs w:val="20"/>
          <w:lang w:val="en-GB" w:eastAsia="ru-RU"/>
          <w14:ligatures w14:val="none"/>
        </w:rPr>
        <w:t xml:space="preserve">(hereinafter – the Project). </w:t>
      </w:r>
      <w:r w:rsidR="00E37893" w:rsidRPr="00B2009B">
        <w:rPr>
          <w:rFonts w:ascii="Arial" w:eastAsia="Times New Roman" w:hAnsi="Arial" w:cs="Arial"/>
          <w:kern w:val="0"/>
          <w:sz w:val="20"/>
          <w:szCs w:val="20"/>
          <w:lang w:val="en-GB" w:eastAsia="ru-RU"/>
          <w14:ligatures w14:val="none"/>
        </w:rPr>
        <w:t xml:space="preserve"> It seeks to ensure adequate housing accommodation and </w:t>
      </w:r>
      <w:r w:rsidR="004B48E2" w:rsidRPr="00B2009B">
        <w:rPr>
          <w:rFonts w:ascii="Arial" w:eastAsia="Times New Roman" w:hAnsi="Arial" w:cs="Arial"/>
          <w:kern w:val="0"/>
          <w:sz w:val="20"/>
          <w:szCs w:val="20"/>
          <w:lang w:val="en-GB" w:eastAsia="ru-RU"/>
          <w14:ligatures w14:val="none"/>
        </w:rPr>
        <w:t xml:space="preserve">suitable living environment for workers in compliance with the national and international standards. </w:t>
      </w:r>
    </w:p>
    <w:p w14:paraId="454F174E" w14:textId="0FEBB404" w:rsidR="00603C69" w:rsidRPr="00B2009B" w:rsidRDefault="00603C69" w:rsidP="00B2009B">
      <w:pPr>
        <w:spacing w:after="0" w:line="240" w:lineRule="auto"/>
        <w:jc w:val="both"/>
        <w:rPr>
          <w:rFonts w:ascii="Arial" w:eastAsia="Times New Roman" w:hAnsi="Arial" w:cs="Arial"/>
          <w:kern w:val="0"/>
          <w:sz w:val="20"/>
          <w:szCs w:val="20"/>
          <w:lang w:val="en-GB" w:eastAsia="ru-RU"/>
          <w14:ligatures w14:val="none"/>
        </w:rPr>
      </w:pPr>
    </w:p>
    <w:p w14:paraId="2FB531A1" w14:textId="6700315D" w:rsidR="00897B8E" w:rsidRPr="00B2009B" w:rsidRDefault="00277CBF" w:rsidP="00B2009B">
      <w:pPr>
        <w:spacing w:after="0" w:line="240" w:lineRule="auto"/>
        <w:jc w:val="both"/>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The siting requirements of the camp facilities will be approved and monitored by KEGOC to ensure the selection of those sites will consider impacts on the environment and local communities.</w:t>
      </w:r>
    </w:p>
    <w:p w14:paraId="69971C62" w14:textId="15FF818A" w:rsidR="00897B8E" w:rsidRPr="00B2009B" w:rsidRDefault="00897B8E" w:rsidP="00B2009B">
      <w:pPr>
        <w:numPr>
          <w:ilvl w:val="0"/>
          <w:numId w:val="47"/>
        </w:numPr>
        <w:tabs>
          <w:tab w:val="num" w:pos="720"/>
        </w:tabs>
        <w:spacing w:after="0" w:line="240" w:lineRule="auto"/>
        <w:jc w:val="both"/>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ABM, EIS, and their subcontractors, the sub-contractors of subcontractors, and other parties involved in the construction activities of the Project are not allowed to be accommodated in villagers’ houses. Spare houses in rural villages must not be considered for workers’ housing.</w:t>
      </w:r>
    </w:p>
    <w:p w14:paraId="6528BC42" w14:textId="77777777" w:rsidR="00897B8E" w:rsidRPr="00B2009B" w:rsidRDefault="00897B8E" w:rsidP="00B2009B">
      <w:pPr>
        <w:numPr>
          <w:ilvl w:val="0"/>
          <w:numId w:val="47"/>
        </w:numPr>
        <w:tabs>
          <w:tab w:val="num" w:pos="720"/>
        </w:tabs>
        <w:spacing w:after="0" w:line="240" w:lineRule="auto"/>
        <w:jc w:val="both"/>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Workers’ camp must avoid siting near local communities as far as possible. Fencing must be installed where it is adjacent to properties of local communities and their members.</w:t>
      </w:r>
    </w:p>
    <w:p w14:paraId="66CB15F4" w14:textId="5B5232BF" w:rsidR="00897B8E" w:rsidRPr="00B2009B" w:rsidRDefault="00897B8E" w:rsidP="00B2009B">
      <w:pPr>
        <w:numPr>
          <w:ilvl w:val="0"/>
          <w:numId w:val="47"/>
        </w:numPr>
        <w:tabs>
          <w:tab w:val="num" w:pos="720"/>
        </w:tabs>
        <w:spacing w:after="0" w:line="240" w:lineRule="auto"/>
        <w:jc w:val="both"/>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 xml:space="preserve">In case </w:t>
      </w:r>
      <w:r w:rsidR="00FB71AE" w:rsidRPr="00B2009B">
        <w:rPr>
          <w:rFonts w:ascii="Arial" w:eastAsia="Times New Roman" w:hAnsi="Arial" w:cs="Arial"/>
          <w:kern w:val="0"/>
          <w:sz w:val="20"/>
          <w:szCs w:val="20"/>
          <w:lang w:val="en-GB" w:eastAsia="ru-RU"/>
          <w14:ligatures w14:val="none"/>
        </w:rPr>
        <w:t>ABM and EIS, their</w:t>
      </w:r>
      <w:r w:rsidRPr="00B2009B">
        <w:rPr>
          <w:rFonts w:ascii="Arial" w:eastAsia="Times New Roman" w:hAnsi="Arial" w:cs="Arial"/>
          <w:kern w:val="0"/>
          <w:sz w:val="20"/>
          <w:szCs w:val="20"/>
          <w:lang w:val="en-GB" w:eastAsia="ru-RU"/>
          <w14:ligatures w14:val="none"/>
        </w:rPr>
        <w:t xml:space="preserve"> subcontractors, or the sub-contractors of subcontractors will </w:t>
      </w:r>
      <w:r w:rsidR="00FB71AE" w:rsidRPr="00B2009B">
        <w:rPr>
          <w:rFonts w:ascii="Arial" w:eastAsia="Times New Roman" w:hAnsi="Arial" w:cs="Arial"/>
          <w:kern w:val="0"/>
          <w:sz w:val="20"/>
          <w:szCs w:val="20"/>
          <w:lang w:val="en-GB" w:eastAsia="ru-RU"/>
          <w14:ligatures w14:val="none"/>
        </w:rPr>
        <w:t>lease</w:t>
      </w:r>
      <w:r w:rsidRPr="00B2009B">
        <w:rPr>
          <w:rFonts w:ascii="Arial" w:eastAsia="Times New Roman" w:hAnsi="Arial" w:cs="Arial"/>
          <w:kern w:val="0"/>
          <w:sz w:val="20"/>
          <w:szCs w:val="20"/>
          <w:lang w:val="en-GB" w:eastAsia="ru-RU"/>
          <w14:ligatures w14:val="none"/>
        </w:rPr>
        <w:t xml:space="preserve"> private land to establish the camp facility, the leasing contract needs to set out a very clear terms on land hand-back and comply with ADB Safeguard Requirement 1 on Environment and Safeguard Requirement 2 on Involuntary Resettlement.</w:t>
      </w:r>
    </w:p>
    <w:p w14:paraId="1E6D7529" w14:textId="076BBB75" w:rsidR="00897B8E" w:rsidRPr="00B2009B" w:rsidRDefault="00EF3E1D" w:rsidP="00B2009B">
      <w:pPr>
        <w:spacing w:after="0" w:line="240" w:lineRule="auto"/>
        <w:jc w:val="both"/>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1.</w:t>
      </w:r>
      <w:r w:rsidR="00411DEC">
        <w:rPr>
          <w:rFonts w:ascii="Arial" w:eastAsia="Times New Roman" w:hAnsi="Arial" w:cs="Arial"/>
          <w:kern w:val="0"/>
          <w:sz w:val="20"/>
          <w:szCs w:val="20"/>
          <w:lang w:val="en-GB" w:eastAsia="ru-RU"/>
          <w14:ligatures w14:val="none"/>
        </w:rPr>
        <w:t xml:space="preserve">2 </w:t>
      </w:r>
      <w:r w:rsidRPr="00B2009B">
        <w:rPr>
          <w:rFonts w:ascii="Arial" w:eastAsia="Times New Roman" w:hAnsi="Arial" w:cs="Arial"/>
          <w:kern w:val="0"/>
          <w:sz w:val="20"/>
          <w:szCs w:val="20"/>
          <w:lang w:val="en-GB" w:eastAsia="ru-RU"/>
          <w14:ligatures w14:val="none"/>
        </w:rPr>
        <w:t xml:space="preserve"> </w:t>
      </w:r>
      <w:r w:rsidR="00511BAC" w:rsidRPr="00B2009B">
        <w:rPr>
          <w:rFonts w:ascii="Arial" w:eastAsia="Times New Roman" w:hAnsi="Arial" w:cs="Arial"/>
          <w:kern w:val="0"/>
          <w:sz w:val="20"/>
          <w:szCs w:val="20"/>
          <w:lang w:val="en-GB" w:eastAsia="ru-RU"/>
          <w14:ligatures w14:val="none"/>
        </w:rPr>
        <w:t xml:space="preserve">Details of the Projects’ schedule are as </w:t>
      </w:r>
      <w:commentRangeStart w:id="1"/>
      <w:r w:rsidR="00511BAC" w:rsidRPr="00B2009B">
        <w:rPr>
          <w:rFonts w:ascii="Arial" w:eastAsia="Times New Roman" w:hAnsi="Arial" w:cs="Arial"/>
          <w:kern w:val="0"/>
          <w:sz w:val="20"/>
          <w:szCs w:val="20"/>
          <w:lang w:val="en-GB" w:eastAsia="ru-RU"/>
          <w14:ligatures w14:val="none"/>
        </w:rPr>
        <w:t>follows</w:t>
      </w:r>
      <w:commentRangeEnd w:id="1"/>
      <w:r w:rsidR="00B32377" w:rsidRPr="00B2009B">
        <w:rPr>
          <w:rStyle w:val="CommentReference"/>
          <w:rFonts w:ascii="Arial" w:eastAsia="Times New Roman" w:hAnsi="Arial" w:cs="Arial"/>
          <w:kern w:val="0"/>
          <w:sz w:val="20"/>
          <w:szCs w:val="20"/>
          <w:lang w:val="en-GB" w:eastAsia="ru-RU"/>
          <w14:ligatures w14:val="none"/>
        </w:rPr>
        <w:commentReference w:id="1"/>
      </w:r>
      <w:r w:rsidR="00511BAC" w:rsidRPr="00B2009B">
        <w:rPr>
          <w:rFonts w:ascii="Arial" w:eastAsia="Times New Roman" w:hAnsi="Arial" w:cs="Arial"/>
          <w:kern w:val="0"/>
          <w:sz w:val="20"/>
          <w:szCs w:val="20"/>
          <w:lang w:val="en-GB" w:eastAsia="ru-RU"/>
          <w14:ligatures w14:val="none"/>
        </w:rPr>
        <w:t xml:space="preserve">; </w:t>
      </w:r>
    </w:p>
    <w:p w14:paraId="5BCD5E81" w14:textId="31DB16E7" w:rsidR="008D2C09" w:rsidRPr="00B2009B" w:rsidRDefault="00B32377" w:rsidP="00B2009B">
      <w:p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highlight w:val="yellow"/>
          <w:lang w:val="en-GB" w:eastAsia="ru-RU"/>
          <w14:ligatures w14:val="none"/>
        </w:rPr>
        <w:t>[KEGOC to please add]</w:t>
      </w:r>
    </w:p>
    <w:p w14:paraId="15C67BB9" w14:textId="0807038B" w:rsidR="008D2C09" w:rsidRPr="00B2009B" w:rsidRDefault="008D2C09" w:rsidP="00B2009B">
      <w:pPr>
        <w:spacing w:after="0" w:line="240" w:lineRule="auto"/>
        <w:rPr>
          <w:rFonts w:ascii="Arial" w:eastAsia="Times New Roman" w:hAnsi="Arial" w:cs="Arial"/>
          <w:kern w:val="0"/>
          <w:sz w:val="20"/>
          <w:szCs w:val="20"/>
          <w:lang w:val="en-GB" w:eastAsia="ru-RU"/>
          <w14:ligatures w14:val="none"/>
        </w:rPr>
      </w:pPr>
    </w:p>
    <w:p w14:paraId="3140C2D1" w14:textId="77777777" w:rsidR="008E21F2" w:rsidRPr="00B2009B" w:rsidRDefault="008E21F2" w:rsidP="00B2009B">
      <w:pPr>
        <w:spacing w:after="0" w:line="240" w:lineRule="auto"/>
        <w:rPr>
          <w:rFonts w:ascii="Arial" w:eastAsia="Times New Roman" w:hAnsi="Arial" w:cs="Arial"/>
          <w:kern w:val="0"/>
          <w:sz w:val="20"/>
          <w:szCs w:val="20"/>
          <w:lang w:val="en-GB"/>
          <w14:ligatures w14:val="none"/>
        </w:rPr>
      </w:pPr>
    </w:p>
    <w:p w14:paraId="2B22E27B" w14:textId="3A1B6426" w:rsidR="00603C69" w:rsidRPr="00B2009B" w:rsidRDefault="00A85535" w:rsidP="00B2009B">
      <w:pPr>
        <w:spacing w:after="0" w:line="240" w:lineRule="auto"/>
        <w:ind w:left="851" w:hanging="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1.2 </w:t>
      </w:r>
      <w:r w:rsidR="00991796" w:rsidRPr="00B2009B">
        <w:rPr>
          <w:rFonts w:ascii="Arial" w:eastAsia="Times New Roman" w:hAnsi="Arial" w:cs="Arial"/>
          <w:b/>
          <w:bCs/>
          <w:kern w:val="0"/>
          <w:sz w:val="20"/>
          <w:szCs w:val="20"/>
          <w:lang w:val="en-GB" w:eastAsia="ru-RU"/>
          <w14:ligatures w14:val="none"/>
        </w:rPr>
        <w:t>S</w:t>
      </w:r>
      <w:r w:rsidRPr="00B2009B">
        <w:rPr>
          <w:rFonts w:ascii="Arial" w:eastAsia="Times New Roman" w:hAnsi="Arial" w:cs="Arial"/>
          <w:b/>
          <w:bCs/>
          <w:kern w:val="0"/>
          <w:sz w:val="20"/>
          <w:szCs w:val="20"/>
          <w:lang w:val="en-GB" w:eastAsia="ru-RU"/>
          <w14:ligatures w14:val="none"/>
        </w:rPr>
        <w:t>cope</w:t>
      </w:r>
    </w:p>
    <w:p w14:paraId="74575076" w14:textId="104E1E45" w:rsidR="00603C69" w:rsidRPr="00B2009B" w:rsidRDefault="0099571F" w:rsidP="00B2009B">
      <w:p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 xml:space="preserve">This Procedure applies to all contractors, subcontractors, operators, and suppliers responsible for providing accommodation for workers engaged in the construction of the </w:t>
      </w:r>
      <w:r w:rsidR="0017721E" w:rsidRPr="00B2009B">
        <w:rPr>
          <w:rFonts w:ascii="Arial" w:eastAsia="Times New Roman" w:hAnsi="Arial" w:cs="Arial"/>
          <w:kern w:val="0"/>
          <w:sz w:val="20"/>
          <w:szCs w:val="20"/>
          <w:lang w:val="en-GB" w:eastAsia="ru-RU"/>
          <w14:ligatures w14:val="none"/>
        </w:rPr>
        <w:t>Project.</w:t>
      </w:r>
    </w:p>
    <w:p w14:paraId="54B6BF85" w14:textId="6F7D4175" w:rsidR="00603C69" w:rsidRPr="00B2009B" w:rsidRDefault="0099571F" w:rsidP="00B2009B">
      <w:p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It covers:</w:t>
      </w:r>
    </w:p>
    <w:p w14:paraId="36CA121C" w14:textId="77777777" w:rsidR="0099571F" w:rsidRPr="00B2009B" w:rsidRDefault="0099571F" w:rsidP="00B2009B">
      <w:pPr>
        <w:numPr>
          <w:ilvl w:val="0"/>
          <w:numId w:val="19"/>
        </w:num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temporary camps (rotational villages);</w:t>
      </w:r>
    </w:p>
    <w:p w14:paraId="16FF0509" w14:textId="77777777" w:rsidR="0099571F" w:rsidRPr="00B2009B" w:rsidRDefault="0099571F" w:rsidP="00B2009B">
      <w:pPr>
        <w:numPr>
          <w:ilvl w:val="0"/>
          <w:numId w:val="19"/>
        </w:num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permanent or temporary staff accommodation facilities;</w:t>
      </w:r>
    </w:p>
    <w:p w14:paraId="3500A4F5" w14:textId="169ADD5A" w:rsidR="00A50A82" w:rsidRPr="00B2009B" w:rsidRDefault="00A50A82" w:rsidP="00B2009B">
      <w:pPr>
        <w:numPr>
          <w:ilvl w:val="0"/>
          <w:numId w:val="19"/>
        </w:num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rented accommodation</w:t>
      </w:r>
      <w:r w:rsidR="00EF30DD" w:rsidRPr="00B2009B">
        <w:rPr>
          <w:rFonts w:ascii="Arial" w:eastAsia="Times New Roman" w:hAnsi="Arial" w:cs="Arial"/>
          <w:kern w:val="0"/>
          <w:sz w:val="20"/>
          <w:szCs w:val="20"/>
          <w:lang w:val="en-GB" w:eastAsia="ru-RU"/>
          <w14:ligatures w14:val="none"/>
        </w:rPr>
        <w:t xml:space="preserve"> (hotels, rented apartment)</w:t>
      </w:r>
    </w:p>
    <w:p w14:paraId="2E7A26B8" w14:textId="6C81E03F" w:rsidR="008E21F2" w:rsidRPr="00B2009B" w:rsidRDefault="0099571F" w:rsidP="00B2009B">
      <w:pPr>
        <w:numPr>
          <w:ilvl w:val="0"/>
          <w:numId w:val="19"/>
        </w:num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any other premises provided by the employer for workers’ accommodation</w:t>
      </w:r>
      <w:r w:rsidR="00603C69" w:rsidRPr="00B2009B">
        <w:rPr>
          <w:rFonts w:ascii="Arial" w:eastAsia="Times New Roman" w:hAnsi="Arial" w:cs="Arial"/>
          <w:kern w:val="0"/>
          <w:sz w:val="20"/>
          <w:szCs w:val="20"/>
          <w:lang w:val="en-GB" w:eastAsia="ru-RU"/>
          <w14:ligatures w14:val="none"/>
        </w:rPr>
        <w:t>.</w:t>
      </w:r>
    </w:p>
    <w:p w14:paraId="239A14B7" w14:textId="44D5B12B" w:rsidR="00CE5361" w:rsidRPr="00B2009B" w:rsidRDefault="00CB7BB4" w:rsidP="00B2009B">
      <w:p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lastRenderedPageBreak/>
        <w:t xml:space="preserve">This Plan applies to existing and future accommodations during the construction of the Project. </w:t>
      </w:r>
      <w:r w:rsidR="00EC7F0B" w:rsidRPr="00B2009B">
        <w:rPr>
          <w:rFonts w:ascii="Arial" w:eastAsia="Times New Roman" w:hAnsi="Arial" w:cs="Arial"/>
          <w:kern w:val="0"/>
          <w:sz w:val="20"/>
          <w:szCs w:val="20"/>
          <w:lang w:val="en-GB" w:eastAsia="ru-RU"/>
          <w14:ligatures w14:val="none"/>
        </w:rPr>
        <w:t xml:space="preserve">KEGOC will </w:t>
      </w:r>
      <w:r w:rsidR="00732BBA" w:rsidRPr="00B2009B">
        <w:rPr>
          <w:rFonts w:ascii="Arial" w:eastAsia="Times New Roman" w:hAnsi="Arial" w:cs="Arial"/>
          <w:kern w:val="0"/>
          <w:sz w:val="20"/>
          <w:szCs w:val="20"/>
          <w:lang w:val="en-GB" w:eastAsia="ru-RU"/>
          <w14:ligatures w14:val="none"/>
        </w:rPr>
        <w:t>responsible for ensuring contractors’ and subcontractors’ compliance with workers’ accommodation management plan.</w:t>
      </w:r>
    </w:p>
    <w:p w14:paraId="4A33C695" w14:textId="6489BFBD" w:rsidR="00A047EB" w:rsidRPr="00B2009B" w:rsidRDefault="00A047EB" w:rsidP="00B2009B">
      <w:p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The list of accommodation (Table 1) provided to workers needs to be updated and reviewed by KEGOC.</w:t>
      </w:r>
    </w:p>
    <w:p w14:paraId="1204609F" w14:textId="77777777" w:rsidR="002E3D23" w:rsidRPr="00B2009B" w:rsidRDefault="002E3D23" w:rsidP="00B2009B">
      <w:pPr>
        <w:spacing w:after="0" w:line="240" w:lineRule="auto"/>
        <w:jc w:val="center"/>
        <w:rPr>
          <w:rFonts w:ascii="Arial" w:eastAsia="Times New Roman" w:hAnsi="Arial" w:cs="Arial"/>
          <w:kern w:val="0"/>
          <w:sz w:val="20"/>
          <w:szCs w:val="20"/>
          <w:lang w:val="en-GB" w:eastAsia="ru-RU"/>
          <w14:ligatures w14:val="none"/>
        </w:rPr>
      </w:pPr>
    </w:p>
    <w:p w14:paraId="2AC534F2" w14:textId="18D72DCA" w:rsidR="00A047EB" w:rsidRPr="00B2009B" w:rsidRDefault="00A047EB" w:rsidP="00B2009B">
      <w:pPr>
        <w:spacing w:after="0" w:line="240" w:lineRule="auto"/>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Table 1. List of accommodation sites</w:t>
      </w:r>
    </w:p>
    <w:tbl>
      <w:tblPr>
        <w:tblStyle w:val="TableGrid"/>
        <w:tblW w:w="0" w:type="auto"/>
        <w:tblLook w:val="04A0" w:firstRow="1" w:lastRow="0" w:firstColumn="1" w:lastColumn="0" w:noHBand="0" w:noVBand="1"/>
      </w:tblPr>
      <w:tblGrid>
        <w:gridCol w:w="640"/>
        <w:gridCol w:w="1816"/>
        <w:gridCol w:w="1070"/>
        <w:gridCol w:w="990"/>
        <w:gridCol w:w="1433"/>
        <w:gridCol w:w="1559"/>
        <w:gridCol w:w="1837"/>
      </w:tblGrid>
      <w:tr w:rsidR="00D45E32" w:rsidRPr="00B2009B" w14:paraId="74F487E8" w14:textId="587AF302" w:rsidTr="00915BCE">
        <w:tc>
          <w:tcPr>
            <w:tcW w:w="640" w:type="dxa"/>
          </w:tcPr>
          <w:p w14:paraId="3F714822" w14:textId="339F336A"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No.</w:t>
            </w:r>
          </w:p>
        </w:tc>
        <w:tc>
          <w:tcPr>
            <w:tcW w:w="1816" w:type="dxa"/>
          </w:tcPr>
          <w:p w14:paraId="77E9128B" w14:textId="344CB8C2"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Accommodation Name</w:t>
            </w:r>
          </w:p>
        </w:tc>
        <w:tc>
          <w:tcPr>
            <w:tcW w:w="1070" w:type="dxa"/>
          </w:tcPr>
          <w:p w14:paraId="437968AA" w14:textId="4E251810"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Location</w:t>
            </w:r>
          </w:p>
        </w:tc>
        <w:tc>
          <w:tcPr>
            <w:tcW w:w="990" w:type="dxa"/>
          </w:tcPr>
          <w:p w14:paraId="23B11980" w14:textId="7F262418"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No. of workers</w:t>
            </w:r>
          </w:p>
        </w:tc>
        <w:tc>
          <w:tcPr>
            <w:tcW w:w="1433" w:type="dxa"/>
          </w:tcPr>
          <w:p w14:paraId="5C2C11E0" w14:textId="1AF6A783"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 xml:space="preserve">No. of rooms </w:t>
            </w:r>
          </w:p>
        </w:tc>
        <w:tc>
          <w:tcPr>
            <w:tcW w:w="1559" w:type="dxa"/>
          </w:tcPr>
          <w:p w14:paraId="21B69811" w14:textId="6E2DB1CF"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Provider</w:t>
            </w:r>
          </w:p>
        </w:tc>
        <w:tc>
          <w:tcPr>
            <w:tcW w:w="1837" w:type="dxa"/>
          </w:tcPr>
          <w:p w14:paraId="7FC978E0" w14:textId="77A5E1A0" w:rsidR="00D45E32" w:rsidRPr="00B2009B" w:rsidRDefault="00D45E32" w:rsidP="00B2009B">
            <w:pPr>
              <w:jc w:val="center"/>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Camp manager contact details</w:t>
            </w:r>
          </w:p>
        </w:tc>
      </w:tr>
      <w:tr w:rsidR="00D45E32" w:rsidRPr="00B2009B" w14:paraId="5E1A5E53" w14:textId="3F3ED5FF" w:rsidTr="00915BCE">
        <w:tc>
          <w:tcPr>
            <w:tcW w:w="640" w:type="dxa"/>
          </w:tcPr>
          <w:p w14:paraId="640ED746"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816" w:type="dxa"/>
          </w:tcPr>
          <w:p w14:paraId="28658C58"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070" w:type="dxa"/>
          </w:tcPr>
          <w:p w14:paraId="5AC5E5BB"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990" w:type="dxa"/>
          </w:tcPr>
          <w:p w14:paraId="750B27FF"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433" w:type="dxa"/>
          </w:tcPr>
          <w:p w14:paraId="480A6583"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559" w:type="dxa"/>
          </w:tcPr>
          <w:p w14:paraId="51E52071"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837" w:type="dxa"/>
          </w:tcPr>
          <w:p w14:paraId="68A46B8E"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r>
      <w:tr w:rsidR="00D45E32" w:rsidRPr="00B2009B" w14:paraId="56D6E5F3" w14:textId="7D214C3C" w:rsidTr="00915BCE">
        <w:tc>
          <w:tcPr>
            <w:tcW w:w="640" w:type="dxa"/>
          </w:tcPr>
          <w:p w14:paraId="34A176BC"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816" w:type="dxa"/>
          </w:tcPr>
          <w:p w14:paraId="3154E94F"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070" w:type="dxa"/>
          </w:tcPr>
          <w:p w14:paraId="21873B77"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990" w:type="dxa"/>
          </w:tcPr>
          <w:p w14:paraId="5C010DCF"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433" w:type="dxa"/>
          </w:tcPr>
          <w:p w14:paraId="2F7BA647"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559" w:type="dxa"/>
          </w:tcPr>
          <w:p w14:paraId="35A6B0BC"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c>
          <w:tcPr>
            <w:tcW w:w="1837" w:type="dxa"/>
          </w:tcPr>
          <w:p w14:paraId="0176822D" w14:textId="77777777" w:rsidR="00D45E32" w:rsidRPr="00B2009B" w:rsidRDefault="00D45E32" w:rsidP="00B2009B">
            <w:pPr>
              <w:jc w:val="center"/>
              <w:rPr>
                <w:rFonts w:ascii="Arial" w:eastAsia="Times New Roman" w:hAnsi="Arial" w:cs="Arial"/>
                <w:kern w:val="0"/>
                <w:sz w:val="20"/>
                <w:szCs w:val="20"/>
                <w:lang w:val="en-GB" w:eastAsia="ru-RU"/>
                <w14:ligatures w14:val="none"/>
              </w:rPr>
            </w:pPr>
          </w:p>
        </w:tc>
      </w:tr>
    </w:tbl>
    <w:p w14:paraId="4683D0B0" w14:textId="77777777" w:rsidR="00A047EB" w:rsidRPr="00B2009B" w:rsidRDefault="00A047EB" w:rsidP="00B2009B">
      <w:pPr>
        <w:spacing w:after="0" w:line="240" w:lineRule="auto"/>
        <w:rPr>
          <w:rFonts w:ascii="Arial" w:eastAsia="Times New Roman" w:hAnsi="Arial" w:cs="Arial"/>
          <w:kern w:val="0"/>
          <w:sz w:val="20"/>
          <w:szCs w:val="20"/>
          <w:lang w:val="en-GB" w:eastAsia="ru-RU"/>
          <w14:ligatures w14:val="none"/>
        </w:rPr>
      </w:pPr>
    </w:p>
    <w:p w14:paraId="437FAB04" w14:textId="3EDE0F60" w:rsidR="004C05A8" w:rsidRPr="00B2009B" w:rsidRDefault="00D153E6" w:rsidP="00B2009B">
      <w:pPr>
        <w:keepNext/>
        <w:numPr>
          <w:ilvl w:val="0"/>
          <w:numId w:val="48"/>
        </w:numPr>
        <w:spacing w:after="0" w:line="240" w:lineRule="auto"/>
        <w:ind w:left="0" w:firstLine="0"/>
        <w:outlineLvl w:val="2"/>
        <w:rPr>
          <w:rFonts w:ascii="Arial" w:hAnsi="Arial" w:cs="Arial"/>
          <w:b/>
          <w:sz w:val="20"/>
          <w:szCs w:val="20"/>
          <w:lang w:val="ru-RU" w:eastAsia="ru-RU"/>
        </w:rPr>
      </w:pPr>
      <w:bookmarkStart w:id="2" w:name="_Toc215764760"/>
      <w:r w:rsidRPr="00B2009B">
        <w:rPr>
          <w:rFonts w:ascii="Arial" w:eastAsia="Times New Roman" w:hAnsi="Arial" w:cs="Arial"/>
          <w:b/>
          <w:bCs/>
          <w:kern w:val="0"/>
          <w:sz w:val="20"/>
          <w:szCs w:val="20"/>
          <w:lang w:val="ru-RU" w:eastAsia="ru-RU"/>
          <w14:ligatures w14:val="none"/>
        </w:rPr>
        <w:t>REFERENCES</w:t>
      </w:r>
      <w:bookmarkEnd w:id="2"/>
    </w:p>
    <w:p w14:paraId="69AA96D8" w14:textId="56B97676" w:rsidR="00A70EED" w:rsidRPr="00B2009B" w:rsidRDefault="00A70EED" w:rsidP="00B2009B">
      <w:pPr>
        <w:pStyle w:val="NormalWeb"/>
        <w:spacing w:before="0" w:beforeAutospacing="0" w:after="0" w:afterAutospacing="0"/>
        <w:rPr>
          <w:rFonts w:ascii="Arial" w:hAnsi="Arial" w:cs="Arial"/>
          <w:noProof/>
          <w:sz w:val="20"/>
          <w:szCs w:val="20"/>
        </w:rPr>
      </w:pPr>
      <w:r w:rsidRPr="00B2009B">
        <w:rPr>
          <w:rFonts w:ascii="Arial" w:hAnsi="Arial" w:cs="Arial"/>
          <w:noProof/>
          <w:sz w:val="20"/>
          <w:szCs w:val="20"/>
        </w:rPr>
        <w:t xml:space="preserve">The Workers’s Accommodation Management Plan </w:t>
      </w:r>
      <w:r w:rsidR="002D374D" w:rsidRPr="00B2009B">
        <w:rPr>
          <w:rFonts w:ascii="Arial" w:hAnsi="Arial" w:cs="Arial"/>
          <w:noProof/>
          <w:sz w:val="20"/>
          <w:szCs w:val="20"/>
        </w:rPr>
        <w:t>will be applied systematically in conjuction with the following related management plans.</w:t>
      </w:r>
    </w:p>
    <w:p w14:paraId="303AD9EF" w14:textId="02905F46" w:rsidR="002D374D" w:rsidRPr="00B2009B" w:rsidRDefault="002D374D" w:rsidP="00B2009B">
      <w:pPr>
        <w:pStyle w:val="NormalWeb"/>
        <w:numPr>
          <w:ilvl w:val="0"/>
          <w:numId w:val="49"/>
        </w:numPr>
        <w:spacing w:before="0" w:beforeAutospacing="0" w:after="0" w:afterAutospacing="0"/>
        <w:rPr>
          <w:rFonts w:ascii="Arial" w:hAnsi="Arial" w:cs="Arial"/>
          <w:sz w:val="20"/>
          <w:szCs w:val="20"/>
        </w:rPr>
      </w:pPr>
      <w:r w:rsidRPr="00B2009B">
        <w:rPr>
          <w:rFonts w:ascii="Arial" w:hAnsi="Arial" w:cs="Arial"/>
          <w:sz w:val="20"/>
          <w:szCs w:val="20"/>
        </w:rPr>
        <w:t>The project’s IESE</w:t>
      </w:r>
      <w:r w:rsidR="00AD61DE" w:rsidRPr="00B2009B">
        <w:rPr>
          <w:rFonts w:ascii="Arial" w:hAnsi="Arial" w:cs="Arial"/>
          <w:sz w:val="20"/>
          <w:szCs w:val="20"/>
        </w:rPr>
        <w:t xml:space="preserve"> and resulting mitigation measures</w:t>
      </w:r>
    </w:p>
    <w:p w14:paraId="510468D5" w14:textId="70E3BEE7" w:rsidR="004C05A8" w:rsidRPr="00B2009B" w:rsidRDefault="002D374D" w:rsidP="00B2009B">
      <w:pPr>
        <w:pStyle w:val="NormalWeb"/>
        <w:numPr>
          <w:ilvl w:val="0"/>
          <w:numId w:val="49"/>
        </w:numPr>
        <w:spacing w:before="0" w:beforeAutospacing="0" w:after="0" w:afterAutospacing="0"/>
        <w:rPr>
          <w:rFonts w:ascii="Arial" w:hAnsi="Arial" w:cs="Arial"/>
          <w:sz w:val="20"/>
          <w:szCs w:val="20"/>
        </w:rPr>
      </w:pPr>
      <w:r w:rsidRPr="00B2009B">
        <w:rPr>
          <w:rFonts w:ascii="Arial" w:hAnsi="Arial" w:cs="Arial"/>
          <w:sz w:val="20"/>
          <w:szCs w:val="20"/>
        </w:rPr>
        <w:t>The project</w:t>
      </w:r>
      <w:r w:rsidR="00AC5713" w:rsidRPr="00B2009B">
        <w:rPr>
          <w:rFonts w:ascii="Arial" w:hAnsi="Arial" w:cs="Arial"/>
          <w:sz w:val="20"/>
          <w:szCs w:val="20"/>
        </w:rPr>
        <w:t>’</w:t>
      </w:r>
      <w:r w:rsidRPr="00B2009B">
        <w:rPr>
          <w:rFonts w:ascii="Arial" w:hAnsi="Arial" w:cs="Arial"/>
          <w:sz w:val="20"/>
          <w:szCs w:val="20"/>
        </w:rPr>
        <w:t xml:space="preserve">s </w:t>
      </w:r>
      <w:r w:rsidR="00AC5713" w:rsidRPr="00B2009B">
        <w:rPr>
          <w:rFonts w:ascii="Arial" w:hAnsi="Arial" w:cs="Arial"/>
          <w:sz w:val="20"/>
          <w:szCs w:val="20"/>
        </w:rPr>
        <w:t>environmental and social management plans, including:</w:t>
      </w:r>
    </w:p>
    <w:p w14:paraId="7F333075" w14:textId="18CAF00A" w:rsidR="00AC5713" w:rsidRPr="00B2009B" w:rsidRDefault="00081F1B" w:rsidP="00B2009B">
      <w:pPr>
        <w:pStyle w:val="NormalWeb"/>
        <w:numPr>
          <w:ilvl w:val="0"/>
          <w:numId w:val="51"/>
        </w:numPr>
        <w:spacing w:before="0" w:beforeAutospacing="0" w:after="0" w:afterAutospacing="0"/>
        <w:rPr>
          <w:rFonts w:ascii="Arial" w:hAnsi="Arial" w:cs="Arial"/>
          <w:sz w:val="20"/>
          <w:szCs w:val="20"/>
        </w:rPr>
      </w:pPr>
      <w:r w:rsidRPr="00B2009B">
        <w:rPr>
          <w:rFonts w:ascii="Arial" w:hAnsi="Arial" w:cs="Arial"/>
          <w:sz w:val="20"/>
          <w:szCs w:val="20"/>
        </w:rPr>
        <w:t>Labor Management Plan</w:t>
      </w:r>
    </w:p>
    <w:p w14:paraId="54A0F48C" w14:textId="79F07490" w:rsidR="00C72B27" w:rsidRPr="00B2009B" w:rsidRDefault="00081F1B" w:rsidP="00B2009B">
      <w:pPr>
        <w:pStyle w:val="NormalWeb"/>
        <w:numPr>
          <w:ilvl w:val="0"/>
          <w:numId w:val="51"/>
        </w:numPr>
        <w:spacing w:before="0" w:beforeAutospacing="0" w:after="0" w:afterAutospacing="0"/>
        <w:rPr>
          <w:rFonts w:ascii="Arial" w:hAnsi="Arial" w:cs="Arial"/>
          <w:sz w:val="20"/>
          <w:szCs w:val="20"/>
        </w:rPr>
      </w:pPr>
      <w:r w:rsidRPr="00B2009B">
        <w:rPr>
          <w:rFonts w:ascii="Arial" w:hAnsi="Arial" w:cs="Arial"/>
          <w:sz w:val="20"/>
          <w:szCs w:val="20"/>
        </w:rPr>
        <w:t>Workers’ Grievance Redress Mechanism</w:t>
      </w:r>
    </w:p>
    <w:p w14:paraId="736A7E33" w14:textId="607290ED" w:rsidR="00405EF0" w:rsidRPr="00B2009B" w:rsidRDefault="00405EF0" w:rsidP="00B2009B">
      <w:pPr>
        <w:pStyle w:val="NormalWeb"/>
        <w:numPr>
          <w:ilvl w:val="0"/>
          <w:numId w:val="51"/>
        </w:numPr>
        <w:spacing w:before="0" w:beforeAutospacing="0" w:after="0" w:afterAutospacing="0"/>
        <w:rPr>
          <w:rFonts w:ascii="Arial" w:hAnsi="Arial" w:cs="Arial"/>
          <w:sz w:val="20"/>
          <w:szCs w:val="20"/>
        </w:rPr>
      </w:pPr>
      <w:r w:rsidRPr="00B2009B">
        <w:rPr>
          <w:rFonts w:ascii="Arial" w:hAnsi="Arial" w:cs="Arial"/>
          <w:sz w:val="20"/>
          <w:szCs w:val="20"/>
        </w:rPr>
        <w:t>Waste Management Plan</w:t>
      </w:r>
    </w:p>
    <w:p w14:paraId="46BB69BF" w14:textId="4BE8B7F3" w:rsidR="00405EF0" w:rsidRPr="00B2009B" w:rsidRDefault="008B1388" w:rsidP="00B2009B">
      <w:pPr>
        <w:pStyle w:val="NormalWeb"/>
        <w:numPr>
          <w:ilvl w:val="0"/>
          <w:numId w:val="51"/>
        </w:numPr>
        <w:spacing w:before="0" w:beforeAutospacing="0" w:after="0" w:afterAutospacing="0"/>
        <w:rPr>
          <w:rFonts w:ascii="Arial" w:hAnsi="Arial" w:cs="Arial"/>
          <w:sz w:val="20"/>
          <w:szCs w:val="20"/>
        </w:rPr>
      </w:pPr>
      <w:r w:rsidRPr="00B2009B">
        <w:rPr>
          <w:rFonts w:ascii="Arial" w:hAnsi="Arial" w:cs="Arial"/>
          <w:sz w:val="20"/>
          <w:szCs w:val="20"/>
        </w:rPr>
        <w:t>Fire Safety Management Plan</w:t>
      </w:r>
    </w:p>
    <w:p w14:paraId="190B0153" w14:textId="18703DCE" w:rsidR="008B1388" w:rsidRPr="00B2009B" w:rsidRDefault="008B1388" w:rsidP="00B2009B">
      <w:pPr>
        <w:pStyle w:val="NormalWeb"/>
        <w:numPr>
          <w:ilvl w:val="0"/>
          <w:numId w:val="51"/>
        </w:numPr>
        <w:spacing w:before="0" w:beforeAutospacing="0" w:after="0" w:afterAutospacing="0"/>
        <w:rPr>
          <w:rFonts w:ascii="Arial" w:hAnsi="Arial" w:cs="Arial"/>
          <w:sz w:val="20"/>
          <w:szCs w:val="20"/>
        </w:rPr>
      </w:pPr>
      <w:r w:rsidRPr="00B2009B">
        <w:rPr>
          <w:rFonts w:ascii="Arial" w:hAnsi="Arial" w:cs="Arial"/>
          <w:sz w:val="20"/>
          <w:szCs w:val="20"/>
        </w:rPr>
        <w:t xml:space="preserve">Community </w:t>
      </w:r>
      <w:r w:rsidR="008A56EA" w:rsidRPr="00B2009B">
        <w:rPr>
          <w:rFonts w:ascii="Arial" w:hAnsi="Arial" w:cs="Arial"/>
          <w:sz w:val="20"/>
          <w:szCs w:val="20"/>
        </w:rPr>
        <w:t>Health and Safety Plan</w:t>
      </w:r>
    </w:p>
    <w:p w14:paraId="4D6B7335" w14:textId="430D6051" w:rsidR="004B5F66" w:rsidRPr="00B2009B" w:rsidRDefault="004B5F66" w:rsidP="00B2009B">
      <w:pPr>
        <w:pStyle w:val="NormalWeb"/>
        <w:numPr>
          <w:ilvl w:val="0"/>
          <w:numId w:val="51"/>
        </w:numPr>
        <w:spacing w:before="0" w:beforeAutospacing="0" w:after="0" w:afterAutospacing="0"/>
        <w:rPr>
          <w:rFonts w:ascii="Arial" w:hAnsi="Arial" w:cs="Arial"/>
          <w:sz w:val="20"/>
          <w:szCs w:val="20"/>
        </w:rPr>
      </w:pPr>
      <w:r w:rsidRPr="00B2009B">
        <w:rPr>
          <w:rFonts w:ascii="Arial" w:hAnsi="Arial" w:cs="Arial"/>
          <w:sz w:val="20"/>
          <w:szCs w:val="20"/>
        </w:rPr>
        <w:t>Workers Code of Conduct</w:t>
      </w:r>
    </w:p>
    <w:p w14:paraId="16B7FDD1" w14:textId="635C8010" w:rsidR="00603C69" w:rsidRPr="00B2009B" w:rsidRDefault="00603C69" w:rsidP="00B2009B">
      <w:pPr>
        <w:spacing w:after="0" w:line="240" w:lineRule="auto"/>
        <w:rPr>
          <w:rFonts w:ascii="Arial" w:eastAsia="Times New Roman" w:hAnsi="Arial" w:cs="Arial"/>
          <w:kern w:val="0"/>
          <w:sz w:val="20"/>
          <w:szCs w:val="20"/>
          <w:lang w:val="en-GB"/>
          <w14:ligatures w14:val="none"/>
        </w:rPr>
      </w:pPr>
    </w:p>
    <w:p w14:paraId="18B26DBD" w14:textId="15D63FFE" w:rsidR="00C46D4A" w:rsidRPr="00B2009B" w:rsidRDefault="00E22EEC" w:rsidP="00B2009B">
      <w:pPr>
        <w:keepNext/>
        <w:numPr>
          <w:ilvl w:val="0"/>
          <w:numId w:val="48"/>
        </w:numPr>
        <w:spacing w:after="0" w:line="240" w:lineRule="auto"/>
        <w:ind w:left="0" w:firstLine="0"/>
        <w:outlineLvl w:val="2"/>
        <w:rPr>
          <w:rFonts w:ascii="Arial" w:eastAsia="Times New Roman" w:hAnsi="Arial" w:cs="Arial"/>
          <w:b/>
          <w:bCs/>
          <w:kern w:val="0"/>
          <w:sz w:val="20"/>
          <w:szCs w:val="20"/>
          <w:lang w:val="ru-RU" w:eastAsia="ru-RU"/>
          <w14:ligatures w14:val="none"/>
        </w:rPr>
      </w:pPr>
      <w:bookmarkStart w:id="3" w:name="_Toc215764761"/>
      <w:r w:rsidRPr="00B2009B">
        <w:rPr>
          <w:rFonts w:ascii="Arial" w:eastAsia="Times New Roman" w:hAnsi="Arial" w:cs="Arial"/>
          <w:b/>
          <w:bCs/>
          <w:kern w:val="0"/>
          <w:sz w:val="20"/>
          <w:szCs w:val="20"/>
          <w:lang w:val="ru-RU" w:eastAsia="ru-RU"/>
          <w14:ligatures w14:val="none"/>
        </w:rPr>
        <w:t>APPLICABLE REFERENCE STANDARDS</w:t>
      </w:r>
      <w:bookmarkEnd w:id="3"/>
    </w:p>
    <w:p w14:paraId="129B3B46" w14:textId="1CF62EA5" w:rsidR="00C46D4A" w:rsidRPr="00B2009B" w:rsidRDefault="00C46D4A" w:rsidP="00B2009B">
      <w:pPr>
        <w:spacing w:after="0" w:line="240" w:lineRule="auto"/>
        <w:ind w:left="567"/>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The</w:t>
      </w:r>
      <w:r w:rsidR="002E3D23" w:rsidRPr="00B2009B">
        <w:rPr>
          <w:rFonts w:ascii="Arial" w:eastAsia="Times New Roman" w:hAnsi="Arial" w:cs="Arial"/>
          <w:kern w:val="0"/>
          <w:sz w:val="20"/>
          <w:szCs w:val="20"/>
          <w:lang w:val="en-GB" w:eastAsia="ru-RU"/>
          <w14:ligatures w14:val="none"/>
        </w:rPr>
        <w:t xml:space="preserve"> Workers’ Accommodation Management </w:t>
      </w:r>
      <w:r w:rsidRPr="00B2009B">
        <w:rPr>
          <w:rFonts w:ascii="Arial" w:eastAsia="Times New Roman" w:hAnsi="Arial" w:cs="Arial"/>
          <w:kern w:val="0"/>
          <w:sz w:val="20"/>
          <w:szCs w:val="20"/>
          <w:lang w:val="en-GB" w:eastAsia="ru-RU"/>
          <w14:ligatures w14:val="none"/>
        </w:rPr>
        <w:t>Plan has been developed in accordance with:</w:t>
      </w:r>
    </w:p>
    <w:p w14:paraId="683D9CAE" w14:textId="77777777" w:rsidR="00C46D4A" w:rsidRPr="00B2009B" w:rsidRDefault="00C46D4A" w:rsidP="00B2009B">
      <w:pPr>
        <w:numPr>
          <w:ilvl w:val="0"/>
          <w:numId w:val="18"/>
        </w:numPr>
        <w:spacing w:after="0" w:line="240" w:lineRule="auto"/>
        <w:ind w:left="1134"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ADB Safeguard Policy Statement (SPS), 2009</w:t>
      </w:r>
    </w:p>
    <w:p w14:paraId="2D3C9384" w14:textId="2E8EB8A8" w:rsidR="007F5A31" w:rsidRPr="00B2009B" w:rsidRDefault="00EE78ED" w:rsidP="00B2009B">
      <w:pPr>
        <w:numPr>
          <w:ilvl w:val="0"/>
          <w:numId w:val="18"/>
        </w:numPr>
        <w:spacing w:after="0" w:line="240" w:lineRule="auto"/>
        <w:ind w:left="1134"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ADB Social Protection Strategy, 2001</w:t>
      </w:r>
    </w:p>
    <w:p w14:paraId="7D8998BA" w14:textId="77777777" w:rsidR="00C46D4A" w:rsidRPr="00B2009B" w:rsidRDefault="00C46D4A" w:rsidP="00B2009B">
      <w:pPr>
        <w:numPr>
          <w:ilvl w:val="0"/>
          <w:numId w:val="18"/>
        </w:numPr>
        <w:spacing w:after="0" w:line="240" w:lineRule="auto"/>
        <w:ind w:left="1134"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IFC/EBRD Guidance Note on Workers’ Accommodation: Processes and Standards;</w:t>
      </w:r>
    </w:p>
    <w:p w14:paraId="22B5226A" w14:textId="77777777" w:rsidR="00C46D4A" w:rsidRPr="00B2009B" w:rsidRDefault="00C46D4A" w:rsidP="00B2009B">
      <w:pPr>
        <w:numPr>
          <w:ilvl w:val="0"/>
          <w:numId w:val="18"/>
        </w:numPr>
        <w:spacing w:after="0" w:line="240" w:lineRule="auto"/>
        <w:ind w:left="1134" w:hanging="283"/>
        <w:rPr>
          <w:rFonts w:ascii="Arial" w:eastAsia="Times New Roman" w:hAnsi="Arial" w:cs="Arial"/>
          <w:kern w:val="0"/>
          <w:sz w:val="20"/>
          <w:szCs w:val="20"/>
          <w:lang w:val="en-GB" w:eastAsia="ru-RU"/>
          <w14:ligatures w14:val="none"/>
        </w:rPr>
      </w:pPr>
      <w:commentRangeStart w:id="4"/>
      <w:commentRangeStart w:id="5"/>
      <w:r w:rsidRPr="00B2009B">
        <w:rPr>
          <w:rFonts w:ascii="Arial" w:eastAsia="Times New Roman" w:hAnsi="Arial" w:cs="Arial"/>
          <w:kern w:val="0"/>
          <w:sz w:val="20"/>
          <w:szCs w:val="20"/>
          <w:lang w:val="en-GB" w:eastAsia="ru-RU"/>
          <w14:ligatures w14:val="none"/>
        </w:rPr>
        <w:t>National sanitary and construction regulations;</w:t>
      </w:r>
      <w:commentRangeEnd w:id="4"/>
      <w:r w:rsidR="00B32377" w:rsidRPr="00B2009B">
        <w:rPr>
          <w:rStyle w:val="CommentReference"/>
          <w:rFonts w:ascii="Arial" w:eastAsia="Times New Roman" w:hAnsi="Arial" w:cs="Arial"/>
          <w:kern w:val="0"/>
          <w:sz w:val="20"/>
          <w:szCs w:val="20"/>
          <w:lang w:val="en-GB" w:eastAsia="ru-RU"/>
          <w14:ligatures w14:val="none"/>
        </w:rPr>
        <w:commentReference w:id="4"/>
      </w:r>
      <w:commentRangeEnd w:id="5"/>
      <w:r w:rsidR="00FE42E5" w:rsidRPr="00B2009B">
        <w:rPr>
          <w:rStyle w:val="CommentReference"/>
          <w:rFonts w:ascii="Arial" w:eastAsia="Times New Roman" w:hAnsi="Arial" w:cs="Arial"/>
          <w:kern w:val="0"/>
          <w:sz w:val="20"/>
          <w:szCs w:val="20"/>
          <w:lang w:val="en-GB" w:eastAsia="ru-RU"/>
          <w14:ligatures w14:val="none"/>
        </w:rPr>
        <w:commentReference w:id="5"/>
      </w:r>
    </w:p>
    <w:p w14:paraId="19F60651" w14:textId="77777777" w:rsidR="00C46D4A" w:rsidRPr="00B2009B" w:rsidRDefault="00C46D4A" w:rsidP="00B2009B">
      <w:pPr>
        <w:numPr>
          <w:ilvl w:val="0"/>
          <w:numId w:val="18"/>
        </w:numPr>
        <w:spacing w:after="0" w:line="240" w:lineRule="auto"/>
        <w:ind w:left="1134"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International standards in the field of occupational health and safety, human rights, and social responsibility.</w:t>
      </w:r>
    </w:p>
    <w:p w14:paraId="3B3D7786" w14:textId="77777777" w:rsidR="002E3D23" w:rsidRPr="00B2009B" w:rsidRDefault="002E3D23" w:rsidP="00B2009B">
      <w:pPr>
        <w:spacing w:after="0" w:line="240" w:lineRule="auto"/>
        <w:ind w:left="1134"/>
        <w:rPr>
          <w:rFonts w:ascii="Arial" w:eastAsia="Times New Roman" w:hAnsi="Arial" w:cs="Arial"/>
          <w:kern w:val="0"/>
          <w:sz w:val="20"/>
          <w:szCs w:val="20"/>
          <w:lang w:val="en-GB" w:eastAsia="ru-RU"/>
          <w14:ligatures w14:val="none"/>
        </w:rPr>
      </w:pPr>
    </w:p>
    <w:p w14:paraId="3CB9EF8B" w14:textId="70AF7547" w:rsidR="00311EFE" w:rsidRPr="00B2009B" w:rsidRDefault="00311EFE" w:rsidP="00B2009B">
      <w:pPr>
        <w:pStyle w:val="ListParagraph"/>
        <w:numPr>
          <w:ilvl w:val="1"/>
          <w:numId w:val="48"/>
        </w:numPr>
        <w:spacing w:after="0" w:line="240" w:lineRule="auto"/>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Minimum project compliance with national and internation</w:t>
      </w:r>
      <w:r w:rsidR="002B29EF" w:rsidRPr="00B2009B">
        <w:rPr>
          <w:rFonts w:ascii="Arial" w:eastAsia="Times New Roman" w:hAnsi="Arial" w:cs="Arial"/>
          <w:b/>
          <w:bCs/>
          <w:kern w:val="0"/>
          <w:sz w:val="20"/>
          <w:szCs w:val="20"/>
          <w:lang w:val="en-GB" w:eastAsia="ru-RU"/>
          <w14:ligatures w14:val="none"/>
        </w:rPr>
        <w:t>al</w:t>
      </w:r>
      <w:r w:rsidRPr="00B2009B">
        <w:rPr>
          <w:rFonts w:ascii="Arial" w:eastAsia="Times New Roman" w:hAnsi="Arial" w:cs="Arial"/>
          <w:b/>
          <w:bCs/>
          <w:kern w:val="0"/>
          <w:sz w:val="20"/>
          <w:szCs w:val="20"/>
          <w:lang w:val="en-GB" w:eastAsia="ru-RU"/>
          <w14:ligatures w14:val="none"/>
        </w:rPr>
        <w:t xml:space="preserve"> standards</w:t>
      </w:r>
    </w:p>
    <w:p w14:paraId="5DCD05EC" w14:textId="42F158F0" w:rsidR="00FE42E5" w:rsidRPr="00FE42E5" w:rsidRDefault="00FE42E5" w:rsidP="00B2009B">
      <w:pPr>
        <w:pStyle w:val="ListParagraph"/>
        <w:numPr>
          <w:ilvl w:val="0"/>
          <w:numId w:val="53"/>
        </w:numPr>
        <w:spacing w:after="0" w:line="276" w:lineRule="auto"/>
        <w:ind w:left="1134" w:hanging="425"/>
        <w:jc w:val="both"/>
        <w:rPr>
          <w:rFonts w:ascii="Arial" w:hAnsi="Arial" w:cs="Arial"/>
          <w:sz w:val="20"/>
          <w:szCs w:val="20"/>
        </w:rPr>
      </w:pPr>
      <w:r>
        <w:rPr>
          <w:rFonts w:ascii="Arial" w:hAnsi="Arial" w:cs="Arial"/>
          <w:sz w:val="20"/>
          <w:szCs w:val="20"/>
        </w:rPr>
        <w:t>Occupational health and safety management measures will be implemented in the accommodation of workers.</w:t>
      </w:r>
    </w:p>
    <w:p w14:paraId="61F35D98" w14:textId="77777777" w:rsidR="0024024E" w:rsidRPr="00B2009B" w:rsidRDefault="00222489" w:rsidP="00B2009B">
      <w:pPr>
        <w:pStyle w:val="ListParagraph"/>
        <w:numPr>
          <w:ilvl w:val="0"/>
          <w:numId w:val="53"/>
        </w:numPr>
        <w:spacing w:after="0" w:line="276" w:lineRule="auto"/>
        <w:ind w:left="1134" w:hanging="425"/>
        <w:jc w:val="both"/>
        <w:rPr>
          <w:rFonts w:ascii="Arial" w:hAnsi="Arial" w:cs="Arial"/>
          <w:sz w:val="20"/>
          <w:szCs w:val="20"/>
          <w:lang w:val="en-US"/>
        </w:rPr>
      </w:pPr>
      <w:r w:rsidRPr="00B2009B">
        <w:rPr>
          <w:rFonts w:ascii="Arial" w:hAnsi="Arial" w:cs="Arial"/>
          <w:sz w:val="20"/>
          <w:szCs w:val="20"/>
          <w:lang w:val="en-US"/>
        </w:rPr>
        <w:t>Workers’ accommodations will be located away from settlements</w:t>
      </w:r>
      <w:r w:rsidR="00766A7C" w:rsidRPr="00B2009B">
        <w:rPr>
          <w:rFonts w:ascii="Arial" w:hAnsi="Arial" w:cs="Arial"/>
          <w:sz w:val="20"/>
          <w:szCs w:val="20"/>
          <w:lang w:val="en-US"/>
        </w:rPr>
        <w:t xml:space="preserve">, schools, </w:t>
      </w:r>
      <w:r w:rsidRPr="00B2009B">
        <w:rPr>
          <w:rFonts w:ascii="Arial" w:hAnsi="Arial" w:cs="Arial"/>
          <w:sz w:val="20"/>
          <w:szCs w:val="20"/>
          <w:lang w:val="en-US"/>
        </w:rPr>
        <w:t xml:space="preserve">and sacred locations. </w:t>
      </w:r>
    </w:p>
    <w:p w14:paraId="1F1D1521" w14:textId="63838766" w:rsidR="00CF5B20" w:rsidRPr="00B2009B" w:rsidRDefault="00222489" w:rsidP="00B2009B">
      <w:pPr>
        <w:pStyle w:val="ListParagraph"/>
        <w:numPr>
          <w:ilvl w:val="0"/>
          <w:numId w:val="53"/>
        </w:numPr>
        <w:spacing w:after="0" w:line="276" w:lineRule="auto"/>
        <w:ind w:left="1134" w:hanging="425"/>
        <w:jc w:val="both"/>
        <w:rPr>
          <w:rFonts w:ascii="Arial" w:hAnsi="Arial" w:cs="Arial"/>
          <w:sz w:val="20"/>
          <w:szCs w:val="20"/>
        </w:rPr>
      </w:pPr>
      <w:r w:rsidRPr="00B2009B">
        <w:rPr>
          <w:rFonts w:ascii="Arial" w:hAnsi="Arial" w:cs="Arial"/>
          <w:sz w:val="20"/>
          <w:szCs w:val="20"/>
        </w:rPr>
        <w:t>Gender-segregated accommodation and Water, Sanitation</w:t>
      </w:r>
      <w:r w:rsidR="00FE42E5">
        <w:rPr>
          <w:rFonts w:ascii="Arial" w:hAnsi="Arial" w:cs="Arial"/>
          <w:sz w:val="20"/>
          <w:szCs w:val="20"/>
        </w:rPr>
        <w:t>,</w:t>
      </w:r>
      <w:r w:rsidRPr="00B2009B">
        <w:rPr>
          <w:rFonts w:ascii="Arial" w:hAnsi="Arial" w:cs="Arial"/>
          <w:sz w:val="20"/>
          <w:szCs w:val="20"/>
        </w:rPr>
        <w:t xml:space="preserve"> and Hygiene (WASH) facilities will be provided for both women and men. </w:t>
      </w:r>
    </w:p>
    <w:p w14:paraId="3C3A4421" w14:textId="77777777" w:rsidR="00F141EF" w:rsidRPr="00B2009B" w:rsidRDefault="00222489" w:rsidP="00B2009B">
      <w:pPr>
        <w:pStyle w:val="ListParagraph"/>
        <w:numPr>
          <w:ilvl w:val="0"/>
          <w:numId w:val="53"/>
        </w:numPr>
        <w:spacing w:after="0" w:line="276" w:lineRule="auto"/>
        <w:ind w:left="1134" w:hanging="425"/>
        <w:jc w:val="both"/>
        <w:rPr>
          <w:rFonts w:ascii="Arial" w:hAnsi="Arial" w:cs="Arial"/>
          <w:sz w:val="20"/>
          <w:szCs w:val="20"/>
        </w:rPr>
      </w:pPr>
      <w:r w:rsidRPr="00B2009B">
        <w:rPr>
          <w:rFonts w:ascii="Arial" w:hAnsi="Arial" w:cs="Arial"/>
          <w:sz w:val="20"/>
          <w:szCs w:val="20"/>
        </w:rPr>
        <w:t>Availability of clean drinking water</w:t>
      </w:r>
      <w:r w:rsidR="00C432B2" w:rsidRPr="00B2009B">
        <w:rPr>
          <w:rFonts w:ascii="Arial" w:hAnsi="Arial" w:cs="Arial"/>
          <w:sz w:val="20"/>
          <w:szCs w:val="20"/>
        </w:rPr>
        <w:t xml:space="preserve"> in line with </w:t>
      </w:r>
      <w:r w:rsidR="00350596" w:rsidRPr="00B2009B">
        <w:rPr>
          <w:rFonts w:ascii="Arial" w:hAnsi="Arial" w:cs="Arial"/>
          <w:sz w:val="20"/>
          <w:szCs w:val="20"/>
        </w:rPr>
        <w:t>national/local requirements and WHO standards</w:t>
      </w:r>
      <w:r w:rsidRPr="00B2009B">
        <w:rPr>
          <w:rFonts w:ascii="Arial" w:hAnsi="Arial" w:cs="Arial"/>
          <w:sz w:val="20"/>
          <w:szCs w:val="20"/>
        </w:rPr>
        <w:t>.</w:t>
      </w:r>
    </w:p>
    <w:p w14:paraId="29026D73" w14:textId="2B6825AB" w:rsidR="00CF5B20" w:rsidRPr="00B2009B" w:rsidRDefault="00514B58" w:rsidP="00B2009B">
      <w:pPr>
        <w:pStyle w:val="ListParagraph"/>
        <w:numPr>
          <w:ilvl w:val="0"/>
          <w:numId w:val="53"/>
        </w:numPr>
        <w:spacing w:after="0" w:line="276" w:lineRule="auto"/>
        <w:ind w:left="1134" w:hanging="425"/>
        <w:jc w:val="both"/>
        <w:rPr>
          <w:rFonts w:ascii="Arial" w:hAnsi="Arial" w:cs="Arial"/>
          <w:sz w:val="20"/>
          <w:szCs w:val="20"/>
          <w:lang w:val="en-US"/>
        </w:rPr>
      </w:pPr>
      <w:r w:rsidRPr="00B2009B">
        <w:rPr>
          <w:rFonts w:ascii="Arial" w:hAnsi="Arial" w:cs="Arial"/>
          <w:sz w:val="20"/>
          <w:szCs w:val="20"/>
          <w:lang w:val="en-US"/>
        </w:rPr>
        <w:t xml:space="preserve">Suitable </w:t>
      </w:r>
      <w:r w:rsidR="00BF4BB7" w:rsidRPr="00B2009B">
        <w:rPr>
          <w:rFonts w:ascii="Arial" w:hAnsi="Arial" w:cs="Arial"/>
          <w:sz w:val="20"/>
          <w:szCs w:val="20"/>
          <w:lang w:val="en-US"/>
        </w:rPr>
        <w:t xml:space="preserve">waste </w:t>
      </w:r>
      <w:r w:rsidRPr="00B2009B">
        <w:rPr>
          <w:rFonts w:ascii="Arial" w:hAnsi="Arial" w:cs="Arial"/>
          <w:sz w:val="20"/>
          <w:szCs w:val="20"/>
          <w:lang w:val="en-US"/>
        </w:rPr>
        <w:t>management, in</w:t>
      </w:r>
      <w:r w:rsidR="00BF4BB7" w:rsidRPr="00B2009B">
        <w:rPr>
          <w:rFonts w:ascii="Arial" w:hAnsi="Arial" w:cs="Arial"/>
          <w:sz w:val="20"/>
          <w:szCs w:val="20"/>
          <w:lang w:val="en-US"/>
        </w:rPr>
        <w:t>cluding any hazardous wastes as set out in a separate Waste Management Plan to be established by the project. A</w:t>
      </w:r>
      <w:r w:rsidRPr="00B2009B">
        <w:rPr>
          <w:rFonts w:ascii="Arial" w:hAnsi="Arial" w:cs="Arial"/>
          <w:sz w:val="20"/>
          <w:szCs w:val="20"/>
          <w:lang w:val="en-US"/>
        </w:rPr>
        <w:t xml:space="preserve">ny </w:t>
      </w:r>
      <w:r w:rsidR="008015B2" w:rsidRPr="00B2009B">
        <w:rPr>
          <w:rFonts w:ascii="Arial" w:hAnsi="Arial" w:cs="Arial"/>
          <w:sz w:val="20"/>
          <w:szCs w:val="20"/>
          <w:lang w:val="en-US"/>
        </w:rPr>
        <w:t xml:space="preserve">waste </w:t>
      </w:r>
      <w:r w:rsidR="00BF4BB7" w:rsidRPr="00B2009B">
        <w:rPr>
          <w:rFonts w:ascii="Arial" w:hAnsi="Arial" w:cs="Arial"/>
          <w:sz w:val="20"/>
          <w:szCs w:val="20"/>
          <w:lang w:val="en-US"/>
        </w:rPr>
        <w:t>management</w:t>
      </w:r>
      <w:r w:rsidR="008015B2" w:rsidRPr="00B2009B">
        <w:rPr>
          <w:rFonts w:ascii="Arial" w:hAnsi="Arial" w:cs="Arial"/>
          <w:sz w:val="20"/>
          <w:szCs w:val="20"/>
          <w:lang w:val="en-US"/>
        </w:rPr>
        <w:t xml:space="preserve"> conducted by third parties, </w:t>
      </w:r>
      <w:r w:rsidR="00BF4BB7" w:rsidRPr="00B2009B">
        <w:rPr>
          <w:rFonts w:ascii="Arial" w:hAnsi="Arial" w:cs="Arial"/>
          <w:sz w:val="20"/>
          <w:szCs w:val="20"/>
          <w:lang w:val="en-US"/>
        </w:rPr>
        <w:t>must be</w:t>
      </w:r>
      <w:r w:rsidRPr="00B2009B">
        <w:rPr>
          <w:rFonts w:ascii="Arial" w:hAnsi="Arial" w:cs="Arial"/>
          <w:sz w:val="20"/>
          <w:szCs w:val="20"/>
          <w:lang w:val="en-US"/>
        </w:rPr>
        <w:t xml:space="preserve"> conducted by</w:t>
      </w:r>
      <w:r w:rsidR="008015B2" w:rsidRPr="00B2009B">
        <w:rPr>
          <w:rFonts w:ascii="Arial" w:hAnsi="Arial" w:cs="Arial"/>
          <w:sz w:val="20"/>
          <w:szCs w:val="20"/>
          <w:lang w:val="en-US"/>
        </w:rPr>
        <w:t xml:space="preserve"> contractors that are reputable and legitimate enterprises licensed by the relevant regulatory agencies </w:t>
      </w:r>
      <w:r w:rsidR="00176C01" w:rsidRPr="00B2009B">
        <w:rPr>
          <w:rFonts w:ascii="Arial" w:hAnsi="Arial" w:cs="Arial"/>
          <w:sz w:val="20"/>
          <w:szCs w:val="20"/>
          <w:lang w:val="en-US"/>
        </w:rPr>
        <w:t>in line with international standards</w:t>
      </w:r>
      <w:r w:rsidR="002E5987" w:rsidRPr="00B2009B">
        <w:rPr>
          <w:rFonts w:ascii="Arial" w:hAnsi="Arial" w:cs="Arial"/>
          <w:sz w:val="20"/>
          <w:szCs w:val="20"/>
          <w:lang w:val="en-US"/>
        </w:rPr>
        <w:t xml:space="preserve">. </w:t>
      </w:r>
    </w:p>
    <w:p w14:paraId="76F30825" w14:textId="77777777" w:rsidR="00CF5B20" w:rsidRPr="00B2009B" w:rsidRDefault="00222489" w:rsidP="00B2009B">
      <w:pPr>
        <w:pStyle w:val="ListParagraph"/>
        <w:numPr>
          <w:ilvl w:val="0"/>
          <w:numId w:val="53"/>
        </w:numPr>
        <w:spacing w:after="0" w:line="276" w:lineRule="auto"/>
        <w:ind w:left="1134" w:hanging="425"/>
        <w:jc w:val="both"/>
        <w:rPr>
          <w:rFonts w:ascii="Arial" w:hAnsi="Arial" w:cs="Arial"/>
          <w:sz w:val="20"/>
          <w:szCs w:val="20"/>
          <w:lang w:val="en-US"/>
        </w:rPr>
      </w:pPr>
      <w:r w:rsidRPr="00B2009B">
        <w:rPr>
          <w:rFonts w:ascii="Arial" w:hAnsi="Arial" w:cs="Arial"/>
          <w:sz w:val="20"/>
          <w:szCs w:val="20"/>
          <w:lang w:val="en-US"/>
        </w:rPr>
        <w:t xml:space="preserve">The project will establish </w:t>
      </w:r>
      <w:r w:rsidR="0024024E" w:rsidRPr="00B2009B">
        <w:rPr>
          <w:rFonts w:ascii="Arial" w:hAnsi="Arial" w:cs="Arial"/>
          <w:sz w:val="20"/>
          <w:szCs w:val="20"/>
          <w:lang w:val="en-US"/>
        </w:rPr>
        <w:t xml:space="preserve">and implement </w:t>
      </w:r>
      <w:r w:rsidRPr="00B2009B">
        <w:rPr>
          <w:rFonts w:ascii="Arial" w:hAnsi="Arial" w:cs="Arial"/>
          <w:sz w:val="20"/>
          <w:szCs w:val="20"/>
          <w:lang w:val="en-US"/>
        </w:rPr>
        <w:t xml:space="preserve">a workers’ Grievance Mechanism to record and act on grievances related to accommodation conditions. </w:t>
      </w:r>
    </w:p>
    <w:p w14:paraId="18D08B71" w14:textId="7B522399" w:rsidR="00FE42E5" w:rsidRPr="00FE42E5" w:rsidRDefault="00FE42E5" w:rsidP="00B2009B">
      <w:pPr>
        <w:pStyle w:val="ListParagraph"/>
        <w:numPr>
          <w:ilvl w:val="0"/>
          <w:numId w:val="53"/>
        </w:numPr>
        <w:spacing w:after="0" w:line="276" w:lineRule="auto"/>
        <w:ind w:left="1134" w:hanging="425"/>
        <w:jc w:val="both"/>
        <w:rPr>
          <w:rFonts w:ascii="Arial" w:hAnsi="Arial" w:cs="Arial"/>
          <w:sz w:val="20"/>
          <w:szCs w:val="20"/>
        </w:rPr>
      </w:pPr>
      <w:r>
        <w:rPr>
          <w:rFonts w:ascii="Arial" w:hAnsi="Arial" w:cs="Arial"/>
          <w:sz w:val="20"/>
          <w:szCs w:val="20"/>
        </w:rPr>
        <w:t>Ensure adequate and decent housing accommodation and a suitable living environment for workers.</w:t>
      </w:r>
    </w:p>
    <w:p w14:paraId="022285AC" w14:textId="77777777" w:rsidR="00A05DC4" w:rsidRPr="00B2009B" w:rsidRDefault="00A05DC4" w:rsidP="00B2009B">
      <w:pPr>
        <w:pStyle w:val="ListParagraph"/>
        <w:spacing w:after="0" w:line="276" w:lineRule="auto"/>
        <w:ind w:left="1134"/>
        <w:jc w:val="both"/>
        <w:rPr>
          <w:rFonts w:ascii="Arial" w:hAnsi="Arial" w:cs="Arial"/>
          <w:sz w:val="20"/>
          <w:szCs w:val="20"/>
        </w:rPr>
      </w:pPr>
    </w:p>
    <w:p w14:paraId="2B90F1C6" w14:textId="768B1EEC" w:rsidR="00603C69" w:rsidRPr="00B2009B" w:rsidRDefault="00603C69" w:rsidP="00B2009B">
      <w:pPr>
        <w:keepNext/>
        <w:numPr>
          <w:ilvl w:val="0"/>
          <w:numId w:val="48"/>
        </w:numPr>
        <w:spacing w:after="0" w:line="240" w:lineRule="auto"/>
        <w:ind w:left="0" w:firstLine="0"/>
        <w:outlineLvl w:val="2"/>
        <w:rPr>
          <w:rFonts w:ascii="Arial" w:eastAsia="Times New Roman" w:hAnsi="Arial" w:cs="Arial"/>
          <w:b/>
          <w:bCs/>
          <w:kern w:val="0"/>
          <w:sz w:val="20"/>
          <w:szCs w:val="20"/>
          <w:lang w:val="ru-RU" w:eastAsia="ru-RU"/>
          <w14:ligatures w14:val="none"/>
        </w:rPr>
      </w:pPr>
      <w:bookmarkStart w:id="6" w:name="_Toc215764762"/>
      <w:r w:rsidRPr="00B2009B">
        <w:rPr>
          <w:rFonts w:ascii="Arial" w:eastAsia="Times New Roman" w:hAnsi="Arial" w:cs="Arial"/>
          <w:b/>
          <w:bCs/>
          <w:kern w:val="0"/>
          <w:sz w:val="20"/>
          <w:szCs w:val="20"/>
          <w:lang w:val="ru-RU" w:eastAsia="ru-RU"/>
          <w14:ligatures w14:val="none"/>
        </w:rPr>
        <w:t>DEFINITIONS</w:t>
      </w:r>
      <w:bookmarkEnd w:id="6"/>
    </w:p>
    <w:p w14:paraId="72981144" w14:textId="1990E0CC" w:rsidR="00603C69" w:rsidRPr="00B2009B" w:rsidRDefault="00603C69" w:rsidP="00FE42E5">
      <w:pPr>
        <w:numPr>
          <w:ilvl w:val="0"/>
          <w:numId w:val="20"/>
        </w:numPr>
        <w:spacing w:after="0" w:line="240" w:lineRule="auto"/>
        <w:jc w:val="both"/>
        <w:rPr>
          <w:rFonts w:ascii="Arial" w:eastAsia="Times New Roman" w:hAnsi="Arial" w:cs="Arial"/>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Residential camp: </w:t>
      </w:r>
      <w:r w:rsidR="0099571F" w:rsidRPr="00B2009B">
        <w:rPr>
          <w:rFonts w:ascii="Arial" w:eastAsia="Times New Roman" w:hAnsi="Arial" w:cs="Arial"/>
          <w:bCs/>
          <w:kern w:val="0"/>
          <w:sz w:val="20"/>
          <w:szCs w:val="20"/>
          <w:lang w:val="en-GB" w:eastAsia="ru-RU"/>
          <w14:ligatures w14:val="none"/>
        </w:rPr>
        <w:t>a designated area accommodating temporary or permanent housing units, service buildings, sanitary facilities, and</w:t>
      </w:r>
      <w:r w:rsidR="00D81640" w:rsidRPr="00B2009B">
        <w:rPr>
          <w:rFonts w:ascii="Arial" w:eastAsia="Times New Roman" w:hAnsi="Arial" w:cs="Arial"/>
          <w:bCs/>
          <w:kern w:val="0"/>
          <w:sz w:val="20"/>
          <w:szCs w:val="20"/>
          <w:lang w:val="en-GB" w:eastAsia="ru-RU"/>
          <w14:ligatures w14:val="none"/>
        </w:rPr>
        <w:t xml:space="preserve"> any</w:t>
      </w:r>
      <w:r w:rsidR="0099571F" w:rsidRPr="00B2009B">
        <w:rPr>
          <w:rFonts w:ascii="Arial" w:eastAsia="Times New Roman" w:hAnsi="Arial" w:cs="Arial"/>
          <w:bCs/>
          <w:kern w:val="0"/>
          <w:sz w:val="20"/>
          <w:szCs w:val="20"/>
          <w:lang w:val="en-GB" w:eastAsia="ru-RU"/>
          <w14:ligatures w14:val="none"/>
        </w:rPr>
        <w:t xml:space="preserve"> other infrastructure related to workers’ residence</w:t>
      </w:r>
      <w:r w:rsidRPr="00B2009B">
        <w:rPr>
          <w:rFonts w:ascii="Arial" w:eastAsia="Times New Roman" w:hAnsi="Arial" w:cs="Arial"/>
          <w:bCs/>
          <w:kern w:val="0"/>
          <w:sz w:val="20"/>
          <w:szCs w:val="20"/>
          <w:lang w:val="en-GB" w:eastAsia="ru-RU"/>
          <w14:ligatures w14:val="none"/>
        </w:rPr>
        <w:t>.</w:t>
      </w:r>
    </w:p>
    <w:p w14:paraId="7409C1A6" w14:textId="5C228771" w:rsidR="005E4D0B" w:rsidRPr="00B2009B" w:rsidRDefault="005E4D0B" w:rsidP="00FE42E5">
      <w:pPr>
        <w:numPr>
          <w:ilvl w:val="0"/>
          <w:numId w:val="20"/>
        </w:numPr>
        <w:spacing w:after="0" w:line="240" w:lineRule="auto"/>
        <w:jc w:val="both"/>
        <w:rPr>
          <w:rFonts w:ascii="Arial" w:eastAsia="Times New Roman" w:hAnsi="Arial" w:cs="Arial"/>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Workers</w:t>
      </w:r>
      <w:r w:rsidR="00FE42E5">
        <w:rPr>
          <w:rFonts w:ascii="Arial" w:eastAsia="Times New Roman" w:hAnsi="Arial" w:cs="Arial"/>
          <w:b/>
          <w:bCs/>
          <w:kern w:val="0"/>
          <w:sz w:val="20"/>
          <w:szCs w:val="20"/>
          <w:lang w:val="en-GB" w:eastAsia="ru-RU"/>
          <w14:ligatures w14:val="none"/>
        </w:rPr>
        <w:t>’</w:t>
      </w:r>
      <w:r w:rsidRPr="00B2009B">
        <w:rPr>
          <w:rFonts w:ascii="Arial" w:eastAsia="Times New Roman" w:hAnsi="Arial" w:cs="Arial"/>
          <w:b/>
          <w:bCs/>
          <w:kern w:val="0"/>
          <w:sz w:val="20"/>
          <w:szCs w:val="20"/>
          <w:lang w:val="en-GB" w:eastAsia="ru-RU"/>
          <w14:ligatures w14:val="none"/>
        </w:rPr>
        <w:t xml:space="preserve"> accommodation: </w:t>
      </w:r>
      <w:r w:rsidRPr="00B2009B">
        <w:rPr>
          <w:rFonts w:ascii="Arial" w:eastAsia="Times New Roman" w:hAnsi="Arial" w:cs="Arial"/>
          <w:kern w:val="0"/>
          <w:sz w:val="20"/>
          <w:szCs w:val="20"/>
          <w:lang w:val="en-GB" w:eastAsia="ru-RU"/>
          <w14:ligatures w14:val="none"/>
        </w:rPr>
        <w:t xml:space="preserve">refers to any </w:t>
      </w:r>
      <w:r w:rsidR="003E0ADA" w:rsidRPr="00B2009B">
        <w:rPr>
          <w:rFonts w:ascii="Arial" w:eastAsia="Times New Roman" w:hAnsi="Arial" w:cs="Arial"/>
          <w:kern w:val="0"/>
          <w:sz w:val="20"/>
          <w:szCs w:val="20"/>
          <w:lang w:val="en-GB" w:eastAsia="ru-RU"/>
          <w14:ligatures w14:val="none"/>
        </w:rPr>
        <w:t xml:space="preserve">type or existing or future housing or </w:t>
      </w:r>
      <w:r w:rsidR="00281822" w:rsidRPr="00B2009B">
        <w:rPr>
          <w:rFonts w:ascii="Arial" w:eastAsia="Times New Roman" w:hAnsi="Arial" w:cs="Arial"/>
          <w:kern w:val="0"/>
          <w:sz w:val="20"/>
          <w:szCs w:val="20"/>
          <w:lang w:val="en-GB" w:eastAsia="ru-RU"/>
          <w14:ligatures w14:val="none"/>
        </w:rPr>
        <w:t>the employees or workers of any positions by</w:t>
      </w:r>
      <w:r w:rsidR="00A05DC4" w:rsidRPr="00B2009B">
        <w:rPr>
          <w:rFonts w:ascii="Arial" w:eastAsia="Times New Roman" w:hAnsi="Arial" w:cs="Arial"/>
          <w:kern w:val="0"/>
          <w:sz w:val="20"/>
          <w:szCs w:val="20"/>
          <w:lang w:val="en-GB" w:eastAsia="ru-RU"/>
          <w14:ligatures w14:val="none"/>
        </w:rPr>
        <w:t xml:space="preserve"> </w:t>
      </w:r>
      <w:r w:rsidR="00281822" w:rsidRPr="00B2009B">
        <w:rPr>
          <w:rFonts w:ascii="Arial" w:eastAsia="Times New Roman" w:hAnsi="Arial" w:cs="Arial"/>
          <w:kern w:val="0"/>
          <w:sz w:val="20"/>
          <w:szCs w:val="20"/>
          <w:lang w:val="en-GB" w:eastAsia="ru-RU"/>
          <w14:ligatures w14:val="none"/>
        </w:rPr>
        <w:t>their employers d</w:t>
      </w:r>
      <w:r w:rsidR="00A05DC4" w:rsidRPr="00B2009B">
        <w:rPr>
          <w:rFonts w:ascii="Arial" w:eastAsia="Times New Roman" w:hAnsi="Arial" w:cs="Arial"/>
          <w:kern w:val="0"/>
          <w:sz w:val="20"/>
          <w:szCs w:val="20"/>
          <w:lang w:val="en-GB" w:eastAsia="ru-RU"/>
          <w14:ligatures w14:val="none"/>
        </w:rPr>
        <w:t>u</w:t>
      </w:r>
      <w:r w:rsidR="00FE42E5">
        <w:rPr>
          <w:rFonts w:ascii="Arial" w:eastAsia="Times New Roman" w:hAnsi="Arial" w:cs="Arial"/>
          <w:kern w:val="0"/>
          <w:sz w:val="20"/>
          <w:szCs w:val="20"/>
          <w:lang w:val="en-GB" w:eastAsia="ru-RU"/>
          <w14:ligatures w14:val="none"/>
        </w:rPr>
        <w:t>ri</w:t>
      </w:r>
      <w:r w:rsidR="00281822" w:rsidRPr="00B2009B">
        <w:rPr>
          <w:rFonts w:ascii="Arial" w:eastAsia="Times New Roman" w:hAnsi="Arial" w:cs="Arial"/>
          <w:kern w:val="0"/>
          <w:sz w:val="20"/>
          <w:szCs w:val="20"/>
          <w:lang w:val="en-GB" w:eastAsia="ru-RU"/>
          <w14:ligatures w14:val="none"/>
        </w:rPr>
        <w:t xml:space="preserve">ng the construction phase of the Project. </w:t>
      </w:r>
    </w:p>
    <w:p w14:paraId="4EDB63D3" w14:textId="07BB6E3A" w:rsidR="00603C69" w:rsidRPr="00B2009B" w:rsidRDefault="00603C69" w:rsidP="00FE42E5">
      <w:pPr>
        <w:numPr>
          <w:ilvl w:val="0"/>
          <w:numId w:val="20"/>
        </w:numPr>
        <w:spacing w:after="0" w:line="240" w:lineRule="auto"/>
        <w:jc w:val="both"/>
        <w:rPr>
          <w:rFonts w:ascii="Arial" w:eastAsia="Times New Roman" w:hAnsi="Arial" w:cs="Arial"/>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Worker Accommodation</w:t>
      </w:r>
      <w:r w:rsidR="00C60E10">
        <w:rPr>
          <w:rFonts w:ascii="Arial" w:eastAsia="Times New Roman" w:hAnsi="Arial" w:cs="Arial"/>
          <w:b/>
          <w:bCs/>
          <w:kern w:val="0"/>
          <w:sz w:val="20"/>
          <w:szCs w:val="20"/>
          <w:lang w:val="en-GB" w:eastAsia="ru-RU"/>
          <w14:ligatures w14:val="none"/>
        </w:rPr>
        <w:t xml:space="preserve"> Management</w:t>
      </w:r>
      <w:r w:rsidRPr="00B2009B">
        <w:rPr>
          <w:rFonts w:ascii="Arial" w:eastAsia="Times New Roman" w:hAnsi="Arial" w:cs="Arial"/>
          <w:b/>
          <w:bCs/>
          <w:kern w:val="0"/>
          <w:sz w:val="20"/>
          <w:szCs w:val="20"/>
          <w:lang w:val="en-GB" w:eastAsia="ru-RU"/>
          <w14:ligatures w14:val="none"/>
        </w:rPr>
        <w:t xml:space="preserve"> Plan: </w:t>
      </w:r>
      <w:r w:rsidR="0099571F" w:rsidRPr="00B2009B">
        <w:rPr>
          <w:rFonts w:ascii="Arial" w:eastAsia="Times New Roman" w:hAnsi="Arial" w:cs="Arial"/>
          <w:bCs/>
          <w:kern w:val="0"/>
          <w:sz w:val="20"/>
          <w:szCs w:val="20"/>
          <w:lang w:val="en-GB" w:eastAsia="ru-RU"/>
          <w14:ligatures w14:val="none"/>
        </w:rPr>
        <w:t>a document describing the accommodation infrastructure, compliance with applicable standards, and mechanisms for managing and monitoring living conditions.</w:t>
      </w:r>
    </w:p>
    <w:p w14:paraId="4319EED5" w14:textId="5515296F" w:rsidR="008E21F2" w:rsidRPr="00B2009B" w:rsidRDefault="00311D6A" w:rsidP="00FE42E5">
      <w:pPr>
        <w:numPr>
          <w:ilvl w:val="0"/>
          <w:numId w:val="20"/>
        </w:numPr>
        <w:spacing w:after="0" w:line="240" w:lineRule="auto"/>
        <w:jc w:val="both"/>
        <w:rPr>
          <w:rFonts w:ascii="Arial" w:eastAsia="Times New Roman" w:hAnsi="Arial" w:cs="Arial"/>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E</w:t>
      </w:r>
      <w:r w:rsidR="003473B8" w:rsidRPr="00B2009B">
        <w:rPr>
          <w:rFonts w:ascii="Arial" w:eastAsia="Times New Roman" w:hAnsi="Arial" w:cs="Arial"/>
          <w:b/>
          <w:bCs/>
          <w:kern w:val="0"/>
          <w:sz w:val="20"/>
          <w:szCs w:val="20"/>
          <w:lang w:val="en-GB" w:eastAsia="ru-RU"/>
          <w14:ligatures w14:val="none"/>
        </w:rPr>
        <w:t xml:space="preserve">PC </w:t>
      </w:r>
      <w:r w:rsidR="00603C69" w:rsidRPr="00B2009B">
        <w:rPr>
          <w:rFonts w:ascii="Arial" w:eastAsia="Times New Roman" w:hAnsi="Arial" w:cs="Arial"/>
          <w:b/>
          <w:bCs/>
          <w:kern w:val="0"/>
          <w:sz w:val="20"/>
          <w:szCs w:val="20"/>
          <w:lang w:val="en-GB" w:eastAsia="ru-RU"/>
          <w14:ligatures w14:val="none"/>
        </w:rPr>
        <w:t xml:space="preserve">Contractor: </w:t>
      </w:r>
      <w:r w:rsidR="0099571F" w:rsidRPr="00B2009B">
        <w:rPr>
          <w:rFonts w:ascii="Arial" w:eastAsia="Times New Roman" w:hAnsi="Arial" w:cs="Arial"/>
          <w:bCs/>
          <w:kern w:val="0"/>
          <w:sz w:val="20"/>
          <w:szCs w:val="20"/>
          <w:lang w:val="en-GB" w:eastAsia="ru-RU"/>
          <w14:ligatures w14:val="none"/>
        </w:rPr>
        <w:t>a legal entity that has entered into a contract for construction works</w:t>
      </w:r>
      <w:r w:rsidR="003473B8" w:rsidRPr="00B2009B">
        <w:rPr>
          <w:rFonts w:ascii="Arial" w:eastAsia="Times New Roman" w:hAnsi="Arial" w:cs="Arial"/>
          <w:bCs/>
          <w:kern w:val="0"/>
          <w:sz w:val="20"/>
          <w:szCs w:val="20"/>
          <w:lang w:val="en-GB" w:eastAsia="ru-RU"/>
          <w14:ligatures w14:val="none"/>
        </w:rPr>
        <w:t xml:space="preserve">.  </w:t>
      </w:r>
    </w:p>
    <w:p w14:paraId="1A439ECD" w14:textId="613081E0" w:rsidR="003E12ED" w:rsidRPr="00B2009B" w:rsidRDefault="003E12ED" w:rsidP="00FE42E5">
      <w:pPr>
        <w:numPr>
          <w:ilvl w:val="0"/>
          <w:numId w:val="20"/>
        </w:numPr>
        <w:spacing w:after="0" w:line="240" w:lineRule="auto"/>
        <w:jc w:val="both"/>
        <w:rPr>
          <w:rFonts w:ascii="Arial" w:eastAsia="Times New Roman" w:hAnsi="Arial" w:cs="Arial"/>
          <w:bCs/>
          <w:kern w:val="0"/>
          <w:sz w:val="20"/>
          <w:szCs w:val="20"/>
          <w:lang w:val="en-GB" w:eastAsia="ru-RU"/>
          <w14:ligatures w14:val="none"/>
        </w:rPr>
      </w:pPr>
      <w:r w:rsidRPr="00B2009B">
        <w:rPr>
          <w:rFonts w:ascii="Arial" w:hAnsi="Arial" w:cs="Arial"/>
          <w:noProof/>
          <w:sz w:val="20"/>
          <w:szCs w:val="20"/>
        </w:rPr>
        <w:t xml:space="preserve">Third-party accommodation provider: Means the individual or company renting out the accommodation used by workers. </w:t>
      </w:r>
    </w:p>
    <w:p w14:paraId="69443CB0" w14:textId="24496DA1" w:rsidR="00CC1535" w:rsidRPr="00FE42E5" w:rsidRDefault="00CC1535" w:rsidP="00FE42E5">
      <w:pPr>
        <w:numPr>
          <w:ilvl w:val="0"/>
          <w:numId w:val="20"/>
        </w:numPr>
        <w:spacing w:after="0" w:line="240" w:lineRule="auto"/>
        <w:jc w:val="both"/>
        <w:rPr>
          <w:rFonts w:ascii="Arial" w:eastAsia="Times New Roman" w:hAnsi="Arial" w:cs="Arial"/>
          <w:bCs/>
          <w:kern w:val="0"/>
          <w:sz w:val="20"/>
          <w:szCs w:val="20"/>
          <w:lang w:val="en-GB" w:eastAsia="ru-RU"/>
          <w14:ligatures w14:val="none"/>
        </w:rPr>
      </w:pPr>
      <w:r w:rsidRPr="00B2009B">
        <w:rPr>
          <w:rFonts w:ascii="Arial" w:hAnsi="Arial" w:cs="Arial"/>
          <w:b/>
          <w:bCs/>
          <w:noProof/>
          <w:sz w:val="20"/>
          <w:szCs w:val="20"/>
        </w:rPr>
        <w:t>Sub</w:t>
      </w:r>
      <w:r w:rsidRPr="00B2009B">
        <w:rPr>
          <w:rFonts w:ascii="Arial" w:eastAsia="Times New Roman" w:hAnsi="Arial" w:cs="Arial"/>
          <w:b/>
          <w:bCs/>
          <w:kern w:val="0"/>
          <w:sz w:val="20"/>
          <w:szCs w:val="20"/>
          <w:lang w:val="en-GB" w:eastAsia="ru-RU"/>
          <w14:ligatures w14:val="none"/>
        </w:rPr>
        <w:t>-contractor</w:t>
      </w:r>
      <w:r w:rsidRPr="00B2009B">
        <w:rPr>
          <w:rFonts w:ascii="Arial" w:eastAsia="Times New Roman" w:hAnsi="Arial" w:cs="Arial"/>
          <w:bCs/>
          <w:kern w:val="0"/>
          <w:sz w:val="20"/>
          <w:szCs w:val="20"/>
          <w:lang w:val="en-GB" w:eastAsia="ru-RU"/>
          <w14:ligatures w14:val="none"/>
        </w:rPr>
        <w:t xml:space="preserve">: </w:t>
      </w:r>
      <w:r w:rsidR="005E4D0B" w:rsidRPr="00B2009B">
        <w:rPr>
          <w:rFonts w:ascii="Arial" w:hAnsi="Arial" w:cs="Arial"/>
          <w:sz w:val="20"/>
          <w:szCs w:val="20"/>
        </w:rPr>
        <w:t>An individual or company that enters into a subcontract (directly or indirectly) with the EPC or another contractor or sub-contractor to perform a specific task or provide services for the Project.</w:t>
      </w:r>
    </w:p>
    <w:p w14:paraId="665FFD93" w14:textId="77777777" w:rsidR="00FE42E5" w:rsidRDefault="00FE42E5" w:rsidP="00FE42E5">
      <w:pPr>
        <w:spacing w:after="0" w:line="240" w:lineRule="auto"/>
        <w:ind w:left="720"/>
        <w:jc w:val="both"/>
        <w:rPr>
          <w:rFonts w:ascii="Arial" w:eastAsia="Times New Roman" w:hAnsi="Arial" w:cs="Arial"/>
          <w:bCs/>
          <w:kern w:val="0"/>
          <w:sz w:val="20"/>
          <w:szCs w:val="20"/>
          <w:lang w:val="en-GB" w:eastAsia="ru-RU"/>
          <w14:ligatures w14:val="none"/>
        </w:rPr>
      </w:pPr>
    </w:p>
    <w:p w14:paraId="4E8F0620" w14:textId="77777777" w:rsidR="00C60E10" w:rsidRPr="00B2009B" w:rsidRDefault="00C60E10" w:rsidP="00FE42E5">
      <w:pPr>
        <w:spacing w:after="0" w:line="240" w:lineRule="auto"/>
        <w:ind w:left="720"/>
        <w:jc w:val="both"/>
        <w:rPr>
          <w:rFonts w:ascii="Arial" w:eastAsia="Times New Roman" w:hAnsi="Arial" w:cs="Arial"/>
          <w:bCs/>
          <w:kern w:val="0"/>
          <w:sz w:val="20"/>
          <w:szCs w:val="20"/>
          <w:lang w:val="en-GB" w:eastAsia="ru-RU"/>
          <w14:ligatures w14:val="none"/>
        </w:rPr>
      </w:pPr>
    </w:p>
    <w:p w14:paraId="19A6656F" w14:textId="4D31FB0F" w:rsidR="006656C3" w:rsidRPr="00B2009B" w:rsidRDefault="00E057A8"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7" w:name="_Toc215764718"/>
      <w:bookmarkStart w:id="8" w:name="_Toc215764763"/>
      <w:bookmarkStart w:id="9" w:name="_Toc215764764"/>
      <w:bookmarkEnd w:id="7"/>
      <w:bookmarkEnd w:id="8"/>
      <w:r w:rsidRPr="00B2009B">
        <w:rPr>
          <w:rFonts w:ascii="Arial" w:eastAsia="Times New Roman" w:hAnsi="Arial" w:cs="Arial"/>
          <w:b/>
          <w:bCs/>
          <w:kern w:val="0"/>
          <w:sz w:val="20"/>
          <w:szCs w:val="20"/>
          <w:lang w:val="en-GB" w:eastAsia="ru-RU"/>
          <w14:ligatures w14:val="none"/>
        </w:rPr>
        <w:lastRenderedPageBreak/>
        <w:t>WORKERS’ CAMP PRE-CONSTRUCTION CONSIDERATIONS AND LEASING OF LAND OR PROPERTY FOR A WORKERS’ ACCOMMODATION</w:t>
      </w:r>
      <w:bookmarkEnd w:id="9"/>
    </w:p>
    <w:p w14:paraId="5EB11136" w14:textId="77777777" w:rsidR="00C60E10" w:rsidRDefault="00C60E10" w:rsidP="00B2009B">
      <w:pPr>
        <w:spacing w:after="0" w:line="276" w:lineRule="auto"/>
        <w:rPr>
          <w:rFonts w:ascii="Arial" w:hAnsi="Arial" w:cs="Arial"/>
          <w:sz w:val="20"/>
          <w:szCs w:val="20"/>
          <w:lang w:val="en-US"/>
        </w:rPr>
      </w:pPr>
    </w:p>
    <w:p w14:paraId="7FD2F09C" w14:textId="7B9D5ACB" w:rsidR="00961C23" w:rsidRPr="00B2009B" w:rsidRDefault="00961C23" w:rsidP="00B2009B">
      <w:pPr>
        <w:spacing w:after="0" w:line="276" w:lineRule="auto"/>
        <w:rPr>
          <w:rFonts w:ascii="Arial" w:hAnsi="Arial" w:cs="Arial"/>
          <w:sz w:val="20"/>
          <w:szCs w:val="20"/>
          <w:lang w:val="en-US"/>
        </w:rPr>
      </w:pPr>
      <w:r w:rsidRPr="00B2009B">
        <w:rPr>
          <w:rFonts w:ascii="Arial" w:hAnsi="Arial" w:cs="Arial"/>
          <w:sz w:val="20"/>
          <w:szCs w:val="20"/>
          <w:lang w:val="en-US"/>
        </w:rPr>
        <w:t xml:space="preserve">The potential impacts have been evaluated by </w:t>
      </w:r>
      <w:r w:rsidR="00131177" w:rsidRPr="00B2009B">
        <w:rPr>
          <w:rFonts w:ascii="Arial" w:hAnsi="Arial" w:cs="Arial"/>
          <w:sz w:val="20"/>
          <w:szCs w:val="20"/>
          <w:lang w:val="en-US"/>
        </w:rPr>
        <w:t>KEGOC</w:t>
      </w:r>
      <w:r w:rsidR="00920594" w:rsidRPr="00B2009B">
        <w:rPr>
          <w:rFonts w:ascii="Arial" w:hAnsi="Arial" w:cs="Arial"/>
          <w:sz w:val="20"/>
          <w:szCs w:val="20"/>
          <w:lang w:val="en-US"/>
        </w:rPr>
        <w:t>/ EPC</w:t>
      </w:r>
      <w:r w:rsidRPr="00B2009B">
        <w:rPr>
          <w:rFonts w:ascii="Arial" w:hAnsi="Arial" w:cs="Arial"/>
          <w:sz w:val="20"/>
          <w:szCs w:val="20"/>
          <w:lang w:val="en-US"/>
        </w:rPr>
        <w:t xml:space="preserve"> at design stage of workers’ accommodation by using the </w:t>
      </w:r>
      <w:r w:rsidR="00E60A95" w:rsidRPr="00B2009B">
        <w:rPr>
          <w:rFonts w:ascii="Arial" w:hAnsi="Arial" w:cs="Arial"/>
          <w:b/>
          <w:bCs/>
          <w:sz w:val="20"/>
          <w:szCs w:val="20"/>
          <w:lang w:val="en-US"/>
        </w:rPr>
        <w:t>Worker Accommodation Building Design Checklist</w:t>
      </w:r>
      <w:r w:rsidRPr="00B2009B">
        <w:rPr>
          <w:rFonts w:ascii="Arial" w:hAnsi="Arial" w:cs="Arial"/>
          <w:sz w:val="20"/>
          <w:szCs w:val="20"/>
          <w:lang w:val="en-US"/>
        </w:rPr>
        <w:t xml:space="preserve"> (</w:t>
      </w:r>
      <w:r w:rsidR="00920594" w:rsidRPr="00B2009B">
        <w:rPr>
          <w:rFonts w:ascii="Arial" w:hAnsi="Arial" w:cs="Arial"/>
          <w:sz w:val="20"/>
          <w:szCs w:val="20"/>
          <w:lang w:val="en-US"/>
        </w:rPr>
        <w:t>Appendix</w:t>
      </w:r>
      <w:r w:rsidRPr="00B2009B">
        <w:rPr>
          <w:rFonts w:ascii="Arial" w:hAnsi="Arial" w:cs="Arial"/>
          <w:sz w:val="20"/>
          <w:szCs w:val="20"/>
          <w:lang w:val="en-US"/>
        </w:rPr>
        <w:t xml:space="preserve"> 1). </w:t>
      </w:r>
    </w:p>
    <w:p w14:paraId="053189C8" w14:textId="77777777" w:rsidR="00961C23" w:rsidRPr="00B2009B" w:rsidRDefault="00961C23" w:rsidP="00B2009B">
      <w:pPr>
        <w:pStyle w:val="ListParagraph"/>
        <w:spacing w:after="0"/>
        <w:ind w:left="1440"/>
        <w:rPr>
          <w:rFonts w:ascii="Arial" w:hAnsi="Arial" w:cs="Arial"/>
          <w:sz w:val="20"/>
          <w:szCs w:val="20"/>
          <w:lang w:val="en-GB"/>
        </w:rPr>
      </w:pPr>
    </w:p>
    <w:p w14:paraId="543DFD22" w14:textId="1DDA749B" w:rsidR="00603C69" w:rsidRPr="00B2009B" w:rsidRDefault="0044649A" w:rsidP="008E6762">
      <w:pPr>
        <w:pStyle w:val="ListParagraph"/>
        <w:numPr>
          <w:ilvl w:val="0"/>
          <w:numId w:val="54"/>
        </w:numPr>
        <w:spacing w:after="0"/>
        <w:jc w:val="both"/>
        <w:rPr>
          <w:rFonts w:ascii="Arial" w:hAnsi="Arial" w:cs="Arial"/>
          <w:sz w:val="20"/>
          <w:szCs w:val="20"/>
          <w:lang w:val="en-GB"/>
        </w:rPr>
      </w:pPr>
      <w:r w:rsidRPr="00B2009B">
        <w:rPr>
          <w:rFonts w:ascii="Arial" w:hAnsi="Arial" w:cs="Arial"/>
          <w:sz w:val="20"/>
          <w:szCs w:val="20"/>
          <w:lang w:val="en-GB"/>
        </w:rPr>
        <w:t xml:space="preserve">Keep a </w:t>
      </w:r>
      <w:r w:rsidR="00F46A8C" w:rsidRPr="00B2009B">
        <w:rPr>
          <w:rFonts w:ascii="Arial" w:hAnsi="Arial" w:cs="Arial"/>
          <w:sz w:val="20"/>
          <w:szCs w:val="20"/>
          <w:lang w:val="en-GB"/>
        </w:rPr>
        <w:t xml:space="preserve">sufficient </w:t>
      </w:r>
      <w:r w:rsidR="00B063BA" w:rsidRPr="00B2009B">
        <w:rPr>
          <w:rFonts w:ascii="Arial" w:hAnsi="Arial" w:cs="Arial"/>
          <w:sz w:val="20"/>
          <w:szCs w:val="20"/>
          <w:lang w:val="en-GB"/>
        </w:rPr>
        <w:t xml:space="preserve">buffer from any </w:t>
      </w:r>
      <w:r w:rsidR="00711728" w:rsidRPr="00B2009B">
        <w:rPr>
          <w:rFonts w:ascii="Arial" w:hAnsi="Arial" w:cs="Arial"/>
          <w:sz w:val="20"/>
          <w:szCs w:val="20"/>
          <w:lang w:val="en-GB"/>
        </w:rPr>
        <w:t xml:space="preserve">existing local </w:t>
      </w:r>
      <w:r w:rsidR="00B063BA" w:rsidRPr="00B2009B">
        <w:rPr>
          <w:rFonts w:ascii="Arial" w:hAnsi="Arial" w:cs="Arial"/>
          <w:sz w:val="20"/>
          <w:szCs w:val="20"/>
          <w:lang w:val="en-GB"/>
        </w:rPr>
        <w:t>residences</w:t>
      </w:r>
      <w:r w:rsidR="001A3647" w:rsidRPr="00B2009B">
        <w:rPr>
          <w:rFonts w:ascii="Arial" w:hAnsi="Arial" w:cs="Arial"/>
          <w:sz w:val="20"/>
          <w:szCs w:val="20"/>
          <w:lang w:val="en-GB"/>
        </w:rPr>
        <w:t xml:space="preserve"> and community, particularly to avoid impact</w:t>
      </w:r>
      <w:r w:rsidR="00CE6ACB" w:rsidRPr="00B2009B">
        <w:rPr>
          <w:rFonts w:ascii="Arial" w:hAnsi="Arial" w:cs="Arial"/>
          <w:sz w:val="20"/>
          <w:szCs w:val="20"/>
          <w:lang w:val="en-GB"/>
        </w:rPr>
        <w:t>s</w:t>
      </w:r>
      <w:r w:rsidR="001A3647" w:rsidRPr="00B2009B">
        <w:rPr>
          <w:rFonts w:ascii="Arial" w:hAnsi="Arial" w:cs="Arial"/>
          <w:sz w:val="20"/>
          <w:szCs w:val="20"/>
          <w:lang w:val="en-GB"/>
        </w:rPr>
        <w:t xml:space="preserve"> on local women</w:t>
      </w:r>
      <w:r w:rsidR="00AF6F70" w:rsidRPr="00B2009B">
        <w:rPr>
          <w:rFonts w:ascii="Arial" w:hAnsi="Arial" w:cs="Arial"/>
          <w:sz w:val="20"/>
          <w:szCs w:val="20"/>
          <w:lang w:val="en-GB"/>
        </w:rPr>
        <w:t>.</w:t>
      </w:r>
    </w:p>
    <w:p w14:paraId="08755A7D" w14:textId="052D3BD8" w:rsidR="00A001D9" w:rsidRPr="00B2009B" w:rsidRDefault="00A001D9" w:rsidP="008E6762">
      <w:pPr>
        <w:pStyle w:val="ListBullet2"/>
        <w:numPr>
          <w:ilvl w:val="0"/>
          <w:numId w:val="54"/>
        </w:numPr>
        <w:spacing w:before="0" w:after="0"/>
        <w:jc w:val="both"/>
        <w:rPr>
          <w:rFonts w:ascii="Arial" w:hAnsi="Arial" w:cs="Arial"/>
          <w:lang w:val="en-US"/>
        </w:rPr>
      </w:pPr>
      <w:r w:rsidRPr="00B2009B">
        <w:rPr>
          <w:rFonts w:ascii="Arial" w:hAnsi="Arial" w:cs="Arial"/>
          <w:lang w:val="en-US"/>
        </w:rPr>
        <w:t>If the Project (including through EPC and/or subcontracto</w:t>
      </w:r>
      <w:r w:rsidR="00B17DE5" w:rsidRPr="00B2009B">
        <w:rPr>
          <w:rFonts w:ascii="Arial" w:hAnsi="Arial" w:cs="Arial"/>
          <w:lang w:val="en-US"/>
        </w:rPr>
        <w:t>r)</w:t>
      </w:r>
      <w:r w:rsidRPr="00B2009B">
        <w:rPr>
          <w:rFonts w:ascii="Arial" w:hAnsi="Arial" w:cs="Arial"/>
          <w:lang w:val="en-US"/>
        </w:rPr>
        <w:t xml:space="preserve"> rent</w:t>
      </w:r>
      <w:r w:rsidR="00B17DE5" w:rsidRPr="00B2009B">
        <w:rPr>
          <w:rFonts w:ascii="Arial" w:hAnsi="Arial" w:cs="Arial"/>
          <w:lang w:val="en-US"/>
        </w:rPr>
        <w:t>s</w:t>
      </w:r>
      <w:r w:rsidRPr="00B2009B">
        <w:rPr>
          <w:rFonts w:ascii="Arial" w:hAnsi="Arial" w:cs="Arial"/>
          <w:lang w:val="en-US"/>
        </w:rPr>
        <w:t xml:space="preserve"> the accommodation or land for building </w:t>
      </w:r>
      <w:r w:rsidR="005A02A0" w:rsidRPr="00B2009B">
        <w:rPr>
          <w:rFonts w:ascii="Arial" w:hAnsi="Arial" w:cs="Arial"/>
          <w:lang w:val="en-US"/>
        </w:rPr>
        <w:t>the</w:t>
      </w:r>
      <w:r w:rsidRPr="00B2009B">
        <w:rPr>
          <w:rFonts w:ascii="Arial" w:hAnsi="Arial" w:cs="Arial"/>
          <w:lang w:val="en-US"/>
        </w:rPr>
        <w:t xml:space="preserve"> accommodation from surrounding communities, the following requirements must be complied</w:t>
      </w:r>
      <w:r w:rsidR="005A02A0" w:rsidRPr="00B2009B">
        <w:rPr>
          <w:rFonts w:ascii="Arial" w:hAnsi="Arial" w:cs="Arial"/>
          <w:lang w:val="en-US"/>
        </w:rPr>
        <w:t xml:space="preserve"> with</w:t>
      </w:r>
      <w:r w:rsidRPr="00B2009B">
        <w:rPr>
          <w:rFonts w:ascii="Arial" w:hAnsi="Arial" w:cs="Arial"/>
          <w:lang w:val="en-US"/>
        </w:rPr>
        <w:t>:</w:t>
      </w:r>
    </w:p>
    <w:p w14:paraId="3C785D01" w14:textId="77777777" w:rsidR="00A001D9" w:rsidRPr="00B2009B" w:rsidRDefault="00A001D9" w:rsidP="008E6762">
      <w:pPr>
        <w:spacing w:after="0"/>
        <w:ind w:left="1080"/>
        <w:jc w:val="both"/>
        <w:rPr>
          <w:rFonts w:ascii="Arial" w:hAnsi="Arial" w:cs="Arial"/>
          <w:sz w:val="20"/>
          <w:szCs w:val="20"/>
          <w:lang w:val="en-GB"/>
        </w:rPr>
      </w:pPr>
    </w:p>
    <w:p w14:paraId="332C4F5E" w14:textId="4DACF479" w:rsidR="005D14AA" w:rsidRPr="00B2009B" w:rsidRDefault="005D14AA" w:rsidP="00313F61">
      <w:pPr>
        <w:pStyle w:val="ListBullet"/>
        <w:spacing w:before="0" w:after="0"/>
        <w:ind w:left="1418" w:firstLine="65"/>
        <w:jc w:val="both"/>
        <w:rPr>
          <w:rFonts w:ascii="Arial" w:hAnsi="Arial" w:cs="Arial"/>
          <w:lang w:val="en-US"/>
        </w:rPr>
      </w:pPr>
      <w:r w:rsidRPr="00B2009B">
        <w:rPr>
          <w:rFonts w:ascii="Arial" w:hAnsi="Arial" w:cs="Arial"/>
          <w:lang w:val="en-US"/>
        </w:rPr>
        <w:t xml:space="preserve">The process of </w:t>
      </w:r>
      <w:r w:rsidR="00B17DE5" w:rsidRPr="00B2009B">
        <w:rPr>
          <w:rFonts w:ascii="Arial" w:hAnsi="Arial" w:cs="Arial"/>
          <w:lang w:val="en-US"/>
        </w:rPr>
        <w:t xml:space="preserve">leasing land or </w:t>
      </w:r>
      <w:r w:rsidRPr="00B2009B">
        <w:rPr>
          <w:rFonts w:ascii="Arial" w:hAnsi="Arial" w:cs="Arial"/>
          <w:lang w:val="en-US"/>
        </w:rPr>
        <w:t>renting the accommodations shall be done based on willing lesse</w:t>
      </w:r>
      <w:r w:rsidR="00C53A67">
        <w:rPr>
          <w:rFonts w:ascii="Arial" w:hAnsi="Arial" w:cs="Arial"/>
          <w:lang w:val="en-US"/>
        </w:rPr>
        <w:t>e</w:t>
      </w:r>
      <w:r w:rsidRPr="00B2009B">
        <w:rPr>
          <w:rFonts w:ascii="Arial" w:hAnsi="Arial" w:cs="Arial"/>
          <w:lang w:val="en-US"/>
        </w:rPr>
        <w:t xml:space="preserve">– willing lessor principle and civil agreement’s terms, </w:t>
      </w:r>
    </w:p>
    <w:p w14:paraId="45ED8B29" w14:textId="1C8DD216" w:rsidR="005D14AA" w:rsidRPr="00B2009B" w:rsidRDefault="005D14AA" w:rsidP="008E6762">
      <w:pPr>
        <w:pStyle w:val="ListBullet"/>
        <w:spacing w:before="0" w:after="0"/>
        <w:ind w:left="1843"/>
        <w:jc w:val="both"/>
        <w:rPr>
          <w:rFonts w:ascii="Arial" w:hAnsi="Arial" w:cs="Arial"/>
          <w:lang w:val="en-US"/>
        </w:rPr>
      </w:pPr>
      <w:r w:rsidRPr="00B2009B">
        <w:rPr>
          <w:rFonts w:ascii="Arial" w:hAnsi="Arial" w:cs="Arial"/>
          <w:lang w:val="en-US"/>
        </w:rPr>
        <w:t xml:space="preserve">Comply with </w:t>
      </w:r>
      <w:r w:rsidR="00B17DE5" w:rsidRPr="00B2009B">
        <w:rPr>
          <w:rFonts w:ascii="Arial" w:hAnsi="Arial" w:cs="Arial"/>
          <w:lang w:val="en-US"/>
        </w:rPr>
        <w:t xml:space="preserve">relevant national and local laws and regulations </w:t>
      </w:r>
      <w:r w:rsidRPr="00B2009B">
        <w:rPr>
          <w:rFonts w:ascii="Arial" w:hAnsi="Arial" w:cs="Arial"/>
          <w:lang w:val="en-US"/>
        </w:rPr>
        <w:t xml:space="preserve">regarding to the purpose of land use. </w:t>
      </w:r>
    </w:p>
    <w:p w14:paraId="45007EB5" w14:textId="60140485" w:rsidR="005D14AA" w:rsidRPr="00B2009B" w:rsidRDefault="005D14AA" w:rsidP="008E6762">
      <w:pPr>
        <w:pStyle w:val="ListBullet"/>
        <w:spacing w:before="0" w:after="0"/>
        <w:ind w:left="1560" w:hanging="77"/>
        <w:jc w:val="both"/>
        <w:rPr>
          <w:rFonts w:ascii="Arial" w:hAnsi="Arial" w:cs="Arial"/>
          <w:lang w:val="en-US"/>
        </w:rPr>
      </w:pPr>
      <w:r w:rsidRPr="00B2009B">
        <w:rPr>
          <w:rFonts w:ascii="Arial" w:hAnsi="Arial" w:cs="Arial"/>
          <w:lang w:val="en-US"/>
        </w:rPr>
        <w:t xml:space="preserve">Inform and get alignment with the </w:t>
      </w:r>
      <w:r w:rsidR="00B17DE5" w:rsidRPr="00B2009B">
        <w:rPr>
          <w:rFonts w:ascii="Arial" w:hAnsi="Arial" w:cs="Arial"/>
          <w:lang w:val="en-US"/>
        </w:rPr>
        <w:t xml:space="preserve">lessor </w:t>
      </w:r>
      <w:r w:rsidRPr="00B2009B">
        <w:rPr>
          <w:rFonts w:ascii="Arial" w:hAnsi="Arial" w:cs="Arial"/>
          <w:lang w:val="en-US"/>
        </w:rPr>
        <w:t>the following terms prior to finalization of the leasing agreement with the Project:</w:t>
      </w:r>
    </w:p>
    <w:p w14:paraId="3F09C54A"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Leasing period;</w:t>
      </w:r>
    </w:p>
    <w:p w14:paraId="74E2720F"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How the Projects will use the lease (i.e. for employees to stay overnight/during lunch break, and/or for material storage);</w:t>
      </w:r>
    </w:p>
    <w:p w14:paraId="2E3EA2E9" w14:textId="5C12009A"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Declaration of the need of modification (if any) and the dismantling of modification in/attached with the accommodation before return the property to the le</w:t>
      </w:r>
      <w:r w:rsidR="00D65600" w:rsidRPr="00B2009B">
        <w:rPr>
          <w:rFonts w:ascii="Arial" w:hAnsi="Arial" w:cs="Arial"/>
        </w:rPr>
        <w:t>sso</w:t>
      </w:r>
      <w:r w:rsidRPr="00B2009B">
        <w:rPr>
          <w:rFonts w:ascii="Arial" w:hAnsi="Arial" w:cs="Arial"/>
        </w:rPr>
        <w:t>r;</w:t>
      </w:r>
    </w:p>
    <w:p w14:paraId="33FC890E"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Compensation for any loss or damage;</w:t>
      </w:r>
    </w:p>
    <w:p w14:paraId="7A22B1B4"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Lease payment mode and schedule; and</w:t>
      </w:r>
    </w:p>
    <w:p w14:paraId="20083B81" w14:textId="77777777" w:rsidR="005D14AA" w:rsidRPr="00B2009B" w:rsidRDefault="005D14AA" w:rsidP="008E6762">
      <w:pPr>
        <w:pStyle w:val="ListBullet3"/>
        <w:numPr>
          <w:ilvl w:val="2"/>
          <w:numId w:val="68"/>
        </w:numPr>
        <w:spacing w:before="0" w:after="0"/>
        <w:ind w:left="2127" w:hanging="426"/>
        <w:jc w:val="both"/>
        <w:rPr>
          <w:rFonts w:ascii="Arial" w:hAnsi="Arial" w:cs="Arial"/>
          <w:lang w:val="en-US"/>
        </w:rPr>
      </w:pPr>
      <w:r w:rsidRPr="00B2009B">
        <w:rPr>
          <w:rFonts w:ascii="Arial" w:hAnsi="Arial" w:cs="Arial"/>
        </w:rPr>
        <w:t>Reasonable rental payment.</w:t>
      </w:r>
    </w:p>
    <w:p w14:paraId="45D51B58" w14:textId="77777777" w:rsidR="00C53A67" w:rsidRDefault="00C53A67" w:rsidP="008E6762">
      <w:pPr>
        <w:pStyle w:val="ListBullet2"/>
        <w:numPr>
          <w:ilvl w:val="0"/>
          <w:numId w:val="0"/>
        </w:numPr>
        <w:spacing w:before="0" w:after="0"/>
        <w:ind w:left="1276"/>
        <w:jc w:val="both"/>
        <w:rPr>
          <w:rFonts w:ascii="Arial" w:hAnsi="Arial" w:cs="Arial"/>
          <w:lang w:val="en-US"/>
        </w:rPr>
      </w:pPr>
    </w:p>
    <w:p w14:paraId="76DF9A1A" w14:textId="7F2B93E1" w:rsidR="005D14AA" w:rsidRDefault="005D14AA" w:rsidP="008E6762">
      <w:pPr>
        <w:pStyle w:val="ListBullet2"/>
        <w:numPr>
          <w:ilvl w:val="0"/>
          <w:numId w:val="0"/>
        </w:numPr>
        <w:spacing w:before="0" w:after="0"/>
        <w:ind w:left="1276"/>
        <w:jc w:val="both"/>
        <w:rPr>
          <w:rFonts w:ascii="Arial" w:hAnsi="Arial" w:cs="Arial"/>
          <w:lang w:val="en-US"/>
        </w:rPr>
      </w:pPr>
      <w:r w:rsidRPr="00B2009B">
        <w:rPr>
          <w:rFonts w:ascii="Arial" w:hAnsi="Arial" w:cs="Arial"/>
          <w:lang w:val="en-US"/>
        </w:rPr>
        <w:t>The leasing agreement shall be made by authorized people (i.e. the right owner of the leased property such as</w:t>
      </w:r>
      <w:r w:rsidRPr="00B2009B">
        <w:rPr>
          <w:rFonts w:ascii="Arial" w:hAnsi="Arial" w:cs="Arial"/>
          <w:lang w:eastAsia="en-GB"/>
        </w:rPr>
        <w:t xml:space="preserve"> accommodation/land, facilities attached with the accommodation)</w:t>
      </w:r>
      <w:r w:rsidRPr="00B2009B">
        <w:rPr>
          <w:rFonts w:ascii="Arial" w:hAnsi="Arial" w:cs="Arial"/>
          <w:lang w:val="en-US"/>
        </w:rPr>
        <w:t xml:space="preserve"> and the dedicated employee of the Project.</w:t>
      </w:r>
    </w:p>
    <w:p w14:paraId="1F9FCA38" w14:textId="77777777" w:rsidR="00C53A67" w:rsidRPr="00B2009B" w:rsidRDefault="00C53A67" w:rsidP="008E6762">
      <w:pPr>
        <w:pStyle w:val="ListBullet2"/>
        <w:numPr>
          <w:ilvl w:val="0"/>
          <w:numId w:val="0"/>
        </w:numPr>
        <w:spacing w:before="0" w:after="0"/>
        <w:ind w:left="1276"/>
        <w:jc w:val="both"/>
        <w:rPr>
          <w:rFonts w:ascii="Arial" w:hAnsi="Arial" w:cs="Arial"/>
          <w:lang w:val="en-US"/>
        </w:rPr>
      </w:pPr>
    </w:p>
    <w:p w14:paraId="7B27DA44" w14:textId="335D8405" w:rsidR="005D14AA" w:rsidRPr="00B2009B" w:rsidRDefault="005D14AA" w:rsidP="008E6762">
      <w:pPr>
        <w:pStyle w:val="ListBullet2"/>
        <w:numPr>
          <w:ilvl w:val="0"/>
          <w:numId w:val="0"/>
        </w:numPr>
        <w:spacing w:before="0" w:after="0"/>
        <w:ind w:left="1276"/>
        <w:jc w:val="both"/>
        <w:rPr>
          <w:rFonts w:ascii="Arial" w:hAnsi="Arial" w:cs="Arial"/>
          <w:lang w:val="en-US"/>
        </w:rPr>
      </w:pPr>
      <w:r w:rsidRPr="00B2009B">
        <w:rPr>
          <w:rFonts w:ascii="Arial" w:hAnsi="Arial" w:cs="Arial"/>
          <w:lang w:val="en-US"/>
        </w:rPr>
        <w:t>The Project</w:t>
      </w:r>
      <w:r w:rsidR="00687978" w:rsidRPr="00B2009B">
        <w:rPr>
          <w:rFonts w:ascii="Arial" w:hAnsi="Arial" w:cs="Arial"/>
          <w:lang w:val="en-US"/>
        </w:rPr>
        <w:t xml:space="preserve"> </w:t>
      </w:r>
      <w:r w:rsidRPr="00B2009B">
        <w:rPr>
          <w:rFonts w:ascii="Arial" w:hAnsi="Arial" w:cs="Arial"/>
          <w:lang w:val="en-US"/>
        </w:rPr>
        <w:t xml:space="preserve">shall comply with obligations of a lessee in accordance with </w:t>
      </w:r>
      <w:r w:rsidR="00D65600" w:rsidRPr="00B2009B">
        <w:rPr>
          <w:rFonts w:ascii="Arial" w:hAnsi="Arial" w:cs="Arial"/>
          <w:lang w:val="en-US"/>
        </w:rPr>
        <w:t>national and local laws and regulations</w:t>
      </w:r>
      <w:r w:rsidRPr="00B2009B">
        <w:rPr>
          <w:rFonts w:ascii="Arial" w:hAnsi="Arial" w:cs="Arial"/>
          <w:lang w:val="en-US"/>
        </w:rPr>
        <w:t>, which includes:</w:t>
      </w:r>
    </w:p>
    <w:p w14:paraId="42ED6873" w14:textId="19390250"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 xml:space="preserve">Pay the </w:t>
      </w:r>
      <w:r w:rsidR="00687978" w:rsidRPr="00B2009B">
        <w:rPr>
          <w:rFonts w:ascii="Arial" w:hAnsi="Arial" w:cs="Arial"/>
        </w:rPr>
        <w:t xml:space="preserve">lease/ </w:t>
      </w:r>
      <w:r w:rsidRPr="00B2009B">
        <w:rPr>
          <w:rFonts w:ascii="Arial" w:hAnsi="Arial" w:cs="Arial"/>
        </w:rPr>
        <w:t>rent as agreed with the le</w:t>
      </w:r>
      <w:r w:rsidR="00D65600" w:rsidRPr="00B2009B">
        <w:rPr>
          <w:rFonts w:ascii="Arial" w:hAnsi="Arial" w:cs="Arial"/>
        </w:rPr>
        <w:t>s</w:t>
      </w:r>
      <w:r w:rsidRPr="00B2009B">
        <w:rPr>
          <w:rFonts w:ascii="Arial" w:hAnsi="Arial" w:cs="Arial"/>
        </w:rPr>
        <w:t>s</w:t>
      </w:r>
      <w:r w:rsidR="00D65600" w:rsidRPr="00B2009B">
        <w:rPr>
          <w:rFonts w:ascii="Arial" w:hAnsi="Arial" w:cs="Arial"/>
        </w:rPr>
        <w:t>o</w:t>
      </w:r>
      <w:r w:rsidRPr="00B2009B">
        <w:rPr>
          <w:rFonts w:ascii="Arial" w:hAnsi="Arial" w:cs="Arial"/>
        </w:rPr>
        <w:t>r;</w:t>
      </w:r>
    </w:p>
    <w:p w14:paraId="28CCE676"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Take care, preserve and repair usual damages of the rented property;</w:t>
      </w:r>
    </w:p>
    <w:p w14:paraId="57B1F8CF" w14:textId="724F3B3B"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Do not sublet the property to any other person without the consent of the le</w:t>
      </w:r>
      <w:r w:rsidR="00D65600" w:rsidRPr="00B2009B">
        <w:rPr>
          <w:rFonts w:ascii="Arial" w:hAnsi="Arial" w:cs="Arial"/>
        </w:rPr>
        <w:t>s</w:t>
      </w:r>
      <w:r w:rsidRPr="00B2009B">
        <w:rPr>
          <w:rFonts w:ascii="Arial" w:hAnsi="Arial" w:cs="Arial"/>
        </w:rPr>
        <w:t>s</w:t>
      </w:r>
      <w:r w:rsidR="00D65600" w:rsidRPr="00B2009B">
        <w:rPr>
          <w:rFonts w:ascii="Arial" w:hAnsi="Arial" w:cs="Arial"/>
        </w:rPr>
        <w:t>o</w:t>
      </w:r>
      <w:r w:rsidRPr="00B2009B">
        <w:rPr>
          <w:rFonts w:ascii="Arial" w:hAnsi="Arial" w:cs="Arial"/>
        </w:rPr>
        <w:t>r;</w:t>
      </w:r>
    </w:p>
    <w:p w14:paraId="61A30306"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Return the rented property on the agreed date. If there is no agreement on the time for returning the property, the Projects must return the property immediately after the purpose of the lease has been achieved; and</w:t>
      </w:r>
    </w:p>
    <w:p w14:paraId="45B7F79D" w14:textId="77777777" w:rsidR="005D14AA" w:rsidRPr="00B2009B" w:rsidRDefault="005D14AA" w:rsidP="008E6762">
      <w:pPr>
        <w:pStyle w:val="ListBullet3"/>
        <w:numPr>
          <w:ilvl w:val="2"/>
          <w:numId w:val="68"/>
        </w:numPr>
        <w:spacing w:before="0" w:after="0"/>
        <w:ind w:left="2127" w:hanging="426"/>
        <w:jc w:val="both"/>
        <w:rPr>
          <w:rFonts w:ascii="Arial" w:hAnsi="Arial" w:cs="Arial"/>
        </w:rPr>
      </w:pPr>
      <w:r w:rsidRPr="00B2009B">
        <w:rPr>
          <w:rFonts w:ascii="Arial" w:hAnsi="Arial" w:cs="Arial"/>
        </w:rPr>
        <w:t>Compensate for damages caused by the Projects.</w:t>
      </w:r>
    </w:p>
    <w:p w14:paraId="276986E7" w14:textId="77777777" w:rsidR="008E6762" w:rsidRDefault="008E6762" w:rsidP="008E6762">
      <w:pPr>
        <w:pStyle w:val="ListBullet"/>
        <w:spacing w:before="0" w:after="0"/>
        <w:ind w:left="1276" w:firstLine="0"/>
        <w:jc w:val="both"/>
        <w:rPr>
          <w:rFonts w:ascii="Arial" w:hAnsi="Arial" w:cs="Arial"/>
          <w:lang w:eastAsia="en-GB"/>
        </w:rPr>
      </w:pPr>
    </w:p>
    <w:p w14:paraId="3DA3143B" w14:textId="4041626B" w:rsidR="005D14AA" w:rsidRPr="00B2009B" w:rsidRDefault="005D14AA" w:rsidP="008E6762">
      <w:pPr>
        <w:pStyle w:val="ListBullet"/>
        <w:spacing w:before="0" w:after="0"/>
        <w:ind w:left="1276" w:firstLine="0"/>
        <w:jc w:val="both"/>
        <w:rPr>
          <w:rFonts w:ascii="Arial" w:hAnsi="Arial" w:cs="Arial"/>
          <w:lang w:val="en-US"/>
        </w:rPr>
      </w:pPr>
      <w:r w:rsidRPr="00B2009B">
        <w:rPr>
          <w:rFonts w:ascii="Arial" w:hAnsi="Arial" w:cs="Arial"/>
          <w:lang w:eastAsia="en-GB"/>
        </w:rPr>
        <w:t xml:space="preserve">The Project shall return the rented property in a manner that ensures the most original state and use of the property including cleaning, removal of waste and debris, consumer products, structures. Regarding the restoration from modifications stated in leasing agreement to the original state and use of the property, the Project shall have an alignment with leaser in form of written documents </w:t>
      </w:r>
      <w:r w:rsidR="00C260AC" w:rsidRPr="00B2009B">
        <w:rPr>
          <w:rFonts w:ascii="Arial" w:hAnsi="Arial" w:cs="Arial"/>
          <w:lang w:eastAsia="en-GB"/>
        </w:rPr>
        <w:t xml:space="preserve">about </w:t>
      </w:r>
      <w:r w:rsidRPr="00B2009B">
        <w:rPr>
          <w:rFonts w:ascii="Arial" w:hAnsi="Arial" w:cs="Arial"/>
          <w:lang w:eastAsia="en-GB"/>
        </w:rPr>
        <w:t>whether the restoration is needed or not, and follow accordingly to the agreement.</w:t>
      </w:r>
    </w:p>
    <w:p w14:paraId="5BD8AF7F" w14:textId="77777777" w:rsidR="00B063BA" w:rsidRPr="00B2009B" w:rsidRDefault="00B063BA" w:rsidP="00B2009B">
      <w:pPr>
        <w:spacing w:after="0"/>
        <w:rPr>
          <w:rFonts w:ascii="Arial" w:hAnsi="Arial" w:cs="Arial"/>
          <w:sz w:val="20"/>
          <w:szCs w:val="20"/>
          <w:lang w:val="en-GB"/>
        </w:rPr>
      </w:pPr>
    </w:p>
    <w:p w14:paraId="633106AE" w14:textId="339949D4" w:rsidR="00944E4B" w:rsidRPr="00B2009B" w:rsidRDefault="00E81F2C"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10" w:name="_Toc215764765"/>
      <w:r w:rsidRPr="00B2009B">
        <w:rPr>
          <w:rFonts w:ascii="Arial" w:eastAsia="Times New Roman" w:hAnsi="Arial" w:cs="Arial"/>
          <w:b/>
          <w:bCs/>
          <w:kern w:val="0"/>
          <w:sz w:val="20"/>
          <w:szCs w:val="20"/>
          <w:lang w:val="en-GB" w:eastAsia="ru-RU"/>
          <w14:ligatures w14:val="none"/>
        </w:rPr>
        <w:t>ROLES AND RESPONSIBILITIES</w:t>
      </w:r>
      <w:bookmarkEnd w:id="10"/>
    </w:p>
    <w:p w14:paraId="5898B3A0" w14:textId="70082B06" w:rsidR="009B3050" w:rsidRPr="00B2009B" w:rsidRDefault="009B3050" w:rsidP="00B2009B">
      <w:pPr>
        <w:numPr>
          <w:ilvl w:val="0"/>
          <w:numId w:val="30"/>
        </w:numPr>
        <w:spacing w:after="0" w:line="240" w:lineRule="auto"/>
        <w:rPr>
          <w:rFonts w:ascii="Arial" w:eastAsia="Times New Roman" w:hAnsi="Arial" w:cs="Arial"/>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Contractors </w:t>
      </w:r>
      <w:r w:rsidRPr="00B2009B">
        <w:rPr>
          <w:rFonts w:ascii="Arial" w:eastAsia="Times New Roman" w:hAnsi="Arial" w:cs="Arial"/>
          <w:bCs/>
          <w:kern w:val="0"/>
          <w:sz w:val="20"/>
          <w:szCs w:val="20"/>
          <w:lang w:val="en-GB" w:eastAsia="ru-RU"/>
          <w14:ligatures w14:val="none"/>
        </w:rPr>
        <w:t xml:space="preserve">– develop and implement accommodation plans; ensure compliance with this </w:t>
      </w:r>
      <w:r w:rsidR="008E6762">
        <w:rPr>
          <w:rFonts w:ascii="Arial" w:eastAsia="Times New Roman" w:hAnsi="Arial" w:cs="Arial"/>
          <w:bCs/>
          <w:kern w:val="0"/>
          <w:sz w:val="20"/>
          <w:szCs w:val="20"/>
          <w:lang w:val="en-GB" w:eastAsia="ru-RU"/>
          <w14:ligatures w14:val="none"/>
        </w:rPr>
        <w:t>Plan.</w:t>
      </w:r>
    </w:p>
    <w:p w14:paraId="752FE620" w14:textId="0247162E" w:rsidR="009B3050" w:rsidRPr="00B2009B" w:rsidRDefault="009B3050" w:rsidP="00B2009B">
      <w:pPr>
        <w:numPr>
          <w:ilvl w:val="0"/>
          <w:numId w:val="30"/>
        </w:numPr>
        <w:spacing w:after="0" w:line="240" w:lineRule="auto"/>
        <w:rPr>
          <w:rFonts w:ascii="Arial" w:eastAsia="Times New Roman" w:hAnsi="Arial" w:cs="Arial"/>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Project </w:t>
      </w:r>
      <w:r w:rsidR="00687978" w:rsidRPr="00B2009B">
        <w:rPr>
          <w:rFonts w:ascii="Arial" w:eastAsia="Times New Roman" w:hAnsi="Arial" w:cs="Arial"/>
          <w:b/>
          <w:bCs/>
          <w:kern w:val="0"/>
          <w:sz w:val="20"/>
          <w:szCs w:val="20"/>
          <w:lang w:val="en-GB" w:eastAsia="ru-RU"/>
          <w14:ligatures w14:val="none"/>
        </w:rPr>
        <w:t>Owner (KEGOC)</w:t>
      </w:r>
      <w:r w:rsidRPr="00B2009B">
        <w:rPr>
          <w:rFonts w:ascii="Arial" w:eastAsia="Times New Roman" w:hAnsi="Arial" w:cs="Arial"/>
          <w:b/>
          <w:bCs/>
          <w:kern w:val="0"/>
          <w:sz w:val="20"/>
          <w:szCs w:val="20"/>
          <w:lang w:val="en-GB" w:eastAsia="ru-RU"/>
          <w14:ligatures w14:val="none"/>
        </w:rPr>
        <w:t xml:space="preserve"> </w:t>
      </w:r>
      <w:r w:rsidRPr="00B2009B">
        <w:rPr>
          <w:rFonts w:ascii="Arial" w:eastAsia="Times New Roman" w:hAnsi="Arial" w:cs="Arial"/>
          <w:bCs/>
          <w:kern w:val="0"/>
          <w:sz w:val="20"/>
          <w:szCs w:val="20"/>
          <w:lang w:val="en-GB" w:eastAsia="ru-RU"/>
          <w14:ligatures w14:val="none"/>
        </w:rPr>
        <w:t>– oversee compliance, conduct audits, and approve accommodation plans.</w:t>
      </w:r>
    </w:p>
    <w:p w14:paraId="125EDC55" w14:textId="77777777" w:rsidR="00EF18B3" w:rsidRPr="00B2009B" w:rsidRDefault="009B3050" w:rsidP="00B2009B">
      <w:pPr>
        <w:numPr>
          <w:ilvl w:val="0"/>
          <w:numId w:val="30"/>
        </w:numPr>
        <w:spacing w:after="0" w:line="240" w:lineRule="auto"/>
        <w:rPr>
          <w:rFonts w:ascii="Arial" w:eastAsia="Times New Roman" w:hAnsi="Arial" w:cs="Arial"/>
          <w:bCs/>
          <w:kern w:val="0"/>
          <w:sz w:val="20"/>
          <w:szCs w:val="20"/>
          <w:lang w:val="en-GB" w:eastAsia="ru-RU"/>
          <w14:ligatures w14:val="none"/>
        </w:rPr>
      </w:pPr>
      <w:commentRangeStart w:id="11"/>
      <w:r w:rsidRPr="00B2009B">
        <w:rPr>
          <w:rFonts w:ascii="Arial" w:eastAsia="Times New Roman" w:hAnsi="Arial" w:cs="Arial"/>
          <w:b/>
          <w:bCs/>
          <w:kern w:val="0"/>
          <w:sz w:val="20"/>
          <w:szCs w:val="20"/>
          <w:lang w:val="en-GB" w:eastAsia="ru-RU"/>
          <w14:ligatures w14:val="none"/>
        </w:rPr>
        <w:t xml:space="preserve">Occupational Health and Safety and Social Policy Specialist </w:t>
      </w:r>
      <w:commentRangeEnd w:id="11"/>
      <w:r w:rsidR="00783E19" w:rsidRPr="00B2009B">
        <w:rPr>
          <w:rStyle w:val="CommentReference"/>
          <w:rFonts w:ascii="Arial" w:eastAsia="Times New Roman" w:hAnsi="Arial" w:cs="Arial"/>
          <w:bCs/>
          <w:kern w:val="0"/>
          <w:sz w:val="20"/>
          <w:szCs w:val="20"/>
          <w:lang w:val="en-GB" w:eastAsia="ru-RU"/>
          <w14:ligatures w14:val="none"/>
        </w:rPr>
        <w:commentReference w:id="11"/>
      </w:r>
      <w:r w:rsidRPr="00B2009B">
        <w:rPr>
          <w:rFonts w:ascii="Arial" w:eastAsia="Times New Roman" w:hAnsi="Arial" w:cs="Arial"/>
          <w:bCs/>
          <w:kern w:val="0"/>
          <w:sz w:val="20"/>
          <w:szCs w:val="20"/>
          <w:lang w:val="en-GB" w:eastAsia="ru-RU"/>
          <w14:ligatures w14:val="none"/>
        </w:rPr>
        <w:t>– provide guidance, monitor living conditions, and manage grievances.</w:t>
      </w:r>
    </w:p>
    <w:p w14:paraId="5CB736A6" w14:textId="3BC00108" w:rsidR="009B3050" w:rsidRPr="00B2009B" w:rsidRDefault="009B3050" w:rsidP="00B2009B">
      <w:pPr>
        <w:numPr>
          <w:ilvl w:val="0"/>
          <w:numId w:val="30"/>
        </w:numPr>
        <w:spacing w:after="0" w:line="240" w:lineRule="auto"/>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HR and camp manager </w:t>
      </w:r>
      <w:r w:rsidRPr="00B2009B">
        <w:rPr>
          <w:rFonts w:ascii="Arial" w:eastAsia="Times New Roman" w:hAnsi="Arial" w:cs="Arial"/>
          <w:bCs/>
          <w:kern w:val="0"/>
          <w:sz w:val="20"/>
          <w:szCs w:val="20"/>
          <w:lang w:val="en-GB" w:eastAsia="ru-RU"/>
          <w14:ligatures w14:val="none"/>
        </w:rPr>
        <w:t xml:space="preserve">– handle daily operations </w:t>
      </w:r>
      <w:r w:rsidR="000779DE" w:rsidRPr="00B2009B">
        <w:rPr>
          <w:rFonts w:ascii="Arial" w:eastAsia="Times New Roman" w:hAnsi="Arial" w:cs="Arial"/>
          <w:bCs/>
          <w:kern w:val="0"/>
          <w:sz w:val="20"/>
          <w:szCs w:val="20"/>
          <w:lang w:val="en-GB" w:eastAsia="ru-RU"/>
          <w14:ligatures w14:val="none"/>
        </w:rPr>
        <w:t xml:space="preserve">and </w:t>
      </w:r>
      <w:r w:rsidR="000779DE" w:rsidRPr="00B2009B">
        <w:rPr>
          <w:rFonts w:ascii="Arial" w:hAnsi="Arial" w:cs="Arial"/>
          <w:sz w:val="20"/>
          <w:szCs w:val="20"/>
        </w:rPr>
        <w:t>be</w:t>
      </w:r>
      <w:r w:rsidR="00EF18B3" w:rsidRPr="00B2009B">
        <w:rPr>
          <w:rFonts w:ascii="Arial" w:hAnsi="Arial" w:cs="Arial"/>
          <w:sz w:val="20"/>
          <w:szCs w:val="20"/>
        </w:rPr>
        <w:t xml:space="preserve"> responsible for overseeing all staff working within the accommodation</w:t>
      </w:r>
      <w:r w:rsidR="000779DE" w:rsidRPr="00B2009B">
        <w:rPr>
          <w:rFonts w:ascii="Arial" w:hAnsi="Arial" w:cs="Arial"/>
          <w:sz w:val="20"/>
          <w:szCs w:val="20"/>
        </w:rPr>
        <w:t xml:space="preserve">; </w:t>
      </w:r>
      <w:r w:rsidR="001111FA" w:rsidRPr="00B2009B">
        <w:rPr>
          <w:rFonts w:ascii="Arial" w:hAnsi="Arial" w:cs="Arial"/>
          <w:sz w:val="20"/>
          <w:szCs w:val="20"/>
        </w:rPr>
        <w:t>provide induction to new residents</w:t>
      </w:r>
      <w:r w:rsidR="00687978" w:rsidRPr="00B2009B">
        <w:rPr>
          <w:rFonts w:ascii="Arial" w:hAnsi="Arial" w:cs="Arial"/>
          <w:sz w:val="20"/>
          <w:szCs w:val="20"/>
        </w:rPr>
        <w:t>.</w:t>
      </w:r>
    </w:p>
    <w:p w14:paraId="054595B7" w14:textId="77777777" w:rsidR="001111FA" w:rsidRPr="00B2009B" w:rsidRDefault="001111FA" w:rsidP="00B2009B">
      <w:pPr>
        <w:spacing w:after="0" w:line="240" w:lineRule="auto"/>
        <w:ind w:left="720"/>
        <w:rPr>
          <w:rFonts w:ascii="Arial" w:eastAsia="Times New Roman" w:hAnsi="Arial" w:cs="Arial"/>
          <w:b/>
          <w:bCs/>
          <w:kern w:val="0"/>
          <w:sz w:val="20"/>
          <w:szCs w:val="20"/>
          <w:lang w:val="en-GB" w:eastAsia="ru-RU"/>
          <w14:ligatures w14:val="none"/>
        </w:rPr>
      </w:pPr>
    </w:p>
    <w:p w14:paraId="6B9220FA" w14:textId="5E17D00D" w:rsidR="00B14F45" w:rsidRPr="008E6762" w:rsidRDefault="00E81F2C" w:rsidP="00B2009B">
      <w:pPr>
        <w:keepNext/>
        <w:numPr>
          <w:ilvl w:val="0"/>
          <w:numId w:val="48"/>
        </w:numPr>
        <w:spacing w:after="0" w:line="240" w:lineRule="auto"/>
        <w:ind w:left="709" w:hanging="709"/>
        <w:outlineLvl w:val="2"/>
        <w:rPr>
          <w:rFonts w:ascii="Arial" w:hAnsi="Arial" w:cs="Arial"/>
          <w:b/>
          <w:bCs/>
          <w:sz w:val="20"/>
          <w:szCs w:val="20"/>
        </w:rPr>
      </w:pPr>
      <w:bookmarkStart w:id="12" w:name="_Toc215764727"/>
      <w:bookmarkStart w:id="13" w:name="_Toc215764772"/>
      <w:bookmarkStart w:id="14" w:name="_Toc215764728"/>
      <w:bookmarkStart w:id="15" w:name="_Toc215764773"/>
      <w:bookmarkStart w:id="16" w:name="_Toc215764729"/>
      <w:bookmarkStart w:id="17" w:name="_Toc215764774"/>
      <w:bookmarkStart w:id="18" w:name="_Toc215764730"/>
      <w:bookmarkStart w:id="19" w:name="_Toc215764775"/>
      <w:bookmarkStart w:id="20" w:name="_Toc215764777"/>
      <w:bookmarkEnd w:id="12"/>
      <w:bookmarkEnd w:id="13"/>
      <w:bookmarkEnd w:id="14"/>
      <w:bookmarkEnd w:id="15"/>
      <w:bookmarkEnd w:id="16"/>
      <w:bookmarkEnd w:id="17"/>
      <w:bookmarkEnd w:id="18"/>
      <w:bookmarkEnd w:id="19"/>
      <w:r w:rsidRPr="00B2009B">
        <w:rPr>
          <w:rFonts w:ascii="Arial" w:eastAsia="Times New Roman" w:hAnsi="Arial" w:cs="Arial"/>
          <w:b/>
          <w:bCs/>
          <w:kern w:val="0"/>
          <w:sz w:val="20"/>
          <w:szCs w:val="20"/>
          <w:lang w:val="en-GB" w:eastAsia="ru-RU"/>
          <w14:ligatures w14:val="none"/>
        </w:rPr>
        <w:t>WELFARE FACILITIES AT WORKERS’ ACCOMMODATION</w:t>
      </w:r>
      <w:bookmarkEnd w:id="20"/>
    </w:p>
    <w:p w14:paraId="0F3BD765" w14:textId="77777777" w:rsidR="008E6762" w:rsidRPr="00B2009B" w:rsidRDefault="008E6762" w:rsidP="008E6762">
      <w:pPr>
        <w:keepNext/>
        <w:spacing w:after="0" w:line="240" w:lineRule="auto"/>
        <w:ind w:left="709"/>
        <w:outlineLvl w:val="2"/>
        <w:rPr>
          <w:rFonts w:ascii="Arial" w:hAnsi="Arial" w:cs="Arial"/>
          <w:b/>
          <w:bCs/>
          <w:sz w:val="20"/>
          <w:szCs w:val="20"/>
        </w:rPr>
      </w:pPr>
    </w:p>
    <w:p w14:paraId="4401B34C" w14:textId="21EF2FE4" w:rsidR="00603C69" w:rsidRPr="00B2009B" w:rsidRDefault="00133626" w:rsidP="00B2009B">
      <w:pPr>
        <w:spacing w:after="0" w:line="240" w:lineRule="auto"/>
        <w:ind w:left="851" w:hanging="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7.1 </w:t>
      </w:r>
      <w:r w:rsidR="005F5735" w:rsidRPr="00B2009B">
        <w:rPr>
          <w:rFonts w:ascii="Arial" w:eastAsia="Times New Roman" w:hAnsi="Arial" w:cs="Arial"/>
          <w:b/>
          <w:bCs/>
          <w:kern w:val="0"/>
          <w:sz w:val="20"/>
          <w:szCs w:val="20"/>
          <w:lang w:val="en-GB" w:eastAsia="ru-RU"/>
          <w14:ligatures w14:val="none"/>
        </w:rPr>
        <w:t>Room dormitories facilities</w:t>
      </w:r>
      <w:r w:rsidR="00603C69" w:rsidRPr="00B2009B">
        <w:rPr>
          <w:rFonts w:ascii="Arial" w:eastAsia="Times New Roman" w:hAnsi="Arial" w:cs="Arial"/>
          <w:b/>
          <w:bCs/>
          <w:kern w:val="0"/>
          <w:sz w:val="20"/>
          <w:szCs w:val="20"/>
          <w:lang w:val="en-GB" w:eastAsia="ru-RU"/>
          <w14:ligatures w14:val="none"/>
        </w:rPr>
        <w:t xml:space="preserve"> characteristics</w:t>
      </w:r>
    </w:p>
    <w:p w14:paraId="100A6F79" w14:textId="340DDA86" w:rsidR="005F5735" w:rsidRPr="00B2009B" w:rsidRDefault="005F5735" w:rsidP="00B2009B">
      <w:pPr>
        <w:numPr>
          <w:ilvl w:val="0"/>
          <w:numId w:val="22"/>
        </w:numPr>
        <w:spacing w:after="0" w:line="240" w:lineRule="auto"/>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Rooms or dormitories should be single sex occupancy</w:t>
      </w:r>
      <w:r w:rsidR="00E61ED6" w:rsidRPr="00B2009B">
        <w:rPr>
          <w:rFonts w:ascii="Arial" w:eastAsia="Times New Roman" w:hAnsi="Arial" w:cs="Arial"/>
          <w:kern w:val="0"/>
          <w:sz w:val="20"/>
          <w:szCs w:val="20"/>
          <w:lang w:val="en-GB" w:eastAsia="ru-RU"/>
          <w14:ligatures w14:val="none"/>
        </w:rPr>
        <w:t>.</w:t>
      </w:r>
    </w:p>
    <w:p w14:paraId="372F7B66" w14:textId="57D8E28F" w:rsidR="00D165B6" w:rsidRPr="00B2009B" w:rsidRDefault="00D165B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Accommodation will be supplied with electricity</w:t>
      </w:r>
      <w:r w:rsidR="00E61ED6" w:rsidRPr="00B2009B">
        <w:rPr>
          <w:rFonts w:ascii="Arial" w:hAnsi="Arial" w:cs="Arial"/>
          <w:sz w:val="20"/>
          <w:szCs w:val="20"/>
          <w:lang w:val="en-US"/>
        </w:rPr>
        <w:t>.</w:t>
      </w:r>
    </w:p>
    <w:p w14:paraId="255AA6CA" w14:textId="6FA24C0A" w:rsidR="00D165B6" w:rsidRPr="00B2009B" w:rsidRDefault="009242A8"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lastRenderedPageBreak/>
        <w:t>Accommodation will be separated based on nationality</w:t>
      </w:r>
      <w:r w:rsidR="007E23DD">
        <w:rPr>
          <w:rFonts w:ascii="Arial" w:hAnsi="Arial" w:cs="Arial"/>
          <w:sz w:val="20"/>
          <w:szCs w:val="20"/>
          <w:lang w:val="en-US"/>
        </w:rPr>
        <w:t xml:space="preserve"> and /or </w:t>
      </w:r>
      <w:r w:rsidRPr="00B2009B">
        <w:rPr>
          <w:rFonts w:ascii="Arial" w:hAnsi="Arial" w:cs="Arial"/>
          <w:sz w:val="20"/>
          <w:szCs w:val="20"/>
          <w:lang w:val="en-US"/>
        </w:rPr>
        <w:t>religious backgrounds to take into account cultural biases.</w:t>
      </w:r>
    </w:p>
    <w:p w14:paraId="34054026" w14:textId="6B010A61"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Capacity (number of residents)</w:t>
      </w:r>
      <w:r w:rsidR="008E6762">
        <w:rPr>
          <w:rFonts w:ascii="Arial" w:hAnsi="Arial" w:cs="Arial"/>
          <w:sz w:val="20"/>
          <w:szCs w:val="20"/>
          <w:lang w:val="en-US"/>
        </w:rPr>
        <w:t>.</w:t>
      </w:r>
    </w:p>
    <w:p w14:paraId="26CCCE2E" w14:textId="40FA67C1"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Evacuation plan and fire safety measures</w:t>
      </w:r>
      <w:r w:rsidR="007E23DD">
        <w:rPr>
          <w:rFonts w:ascii="Arial" w:hAnsi="Arial" w:cs="Arial"/>
          <w:sz w:val="20"/>
          <w:szCs w:val="20"/>
          <w:lang w:val="en-US"/>
        </w:rPr>
        <w:t>.</w:t>
      </w:r>
    </w:p>
    <w:p w14:paraId="2A636D28" w14:textId="6EED5B21" w:rsidR="00E61ED6" w:rsidRPr="00B2009B" w:rsidRDefault="00E61ED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 separate bed will be provided to each worker. Minimum space between the beds should be one meter or 0.7 meters (= 0.7 * 0.7 = 0.49 m</w:t>
      </w:r>
      <w:r w:rsidRPr="00B2009B">
        <w:rPr>
          <w:rFonts w:ascii="Arial" w:hAnsi="Arial" w:cs="Arial"/>
          <w:sz w:val="20"/>
          <w:szCs w:val="20"/>
          <w:vertAlign w:val="superscript"/>
          <w:lang w:val="en-US"/>
        </w:rPr>
        <w:t>2</w:t>
      </w:r>
      <w:r w:rsidRPr="00B2009B">
        <w:rPr>
          <w:rFonts w:ascii="Arial" w:hAnsi="Arial" w:cs="Arial"/>
          <w:sz w:val="20"/>
          <w:szCs w:val="20"/>
          <w:lang w:val="en-US"/>
        </w:rPr>
        <w:t>) in the case of double deck bunks.</w:t>
      </w:r>
    </w:p>
    <w:p w14:paraId="44284C1A" w14:textId="77777777" w:rsidR="006E01AA" w:rsidRPr="00B2009B" w:rsidRDefault="006E01A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Each bed will have clean bedding and a pillow.</w:t>
      </w:r>
    </w:p>
    <w:p w14:paraId="58FC6A45" w14:textId="669B4552" w:rsidR="006E01AA" w:rsidRPr="00B2009B" w:rsidRDefault="006E01A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Where shared accommodation is necessary, ideally rooms should only accommodate 2-5 people, single and double rooms are preferred. Minimum living space – at least 4 m² per person</w:t>
      </w:r>
      <w:r w:rsidR="007E23DD">
        <w:rPr>
          <w:rFonts w:ascii="Arial" w:hAnsi="Arial" w:cs="Arial"/>
          <w:sz w:val="20"/>
          <w:szCs w:val="20"/>
          <w:lang w:val="en-US"/>
        </w:rPr>
        <w:t>/</w:t>
      </w:r>
    </w:p>
    <w:p w14:paraId="6685B753" w14:textId="335D8648" w:rsidR="006E01AA" w:rsidRPr="00B2009B" w:rsidRDefault="00EC79E8"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w:t>
      </w:r>
      <w:r w:rsidR="006E01AA" w:rsidRPr="00B2009B">
        <w:rPr>
          <w:rFonts w:ascii="Arial" w:hAnsi="Arial" w:cs="Arial"/>
          <w:sz w:val="20"/>
          <w:szCs w:val="20"/>
          <w:lang w:val="en-US"/>
        </w:rPr>
        <w:t>Hot-bedding</w:t>
      </w:r>
      <w:r w:rsidRPr="00B2009B">
        <w:rPr>
          <w:rFonts w:ascii="Arial" w:hAnsi="Arial" w:cs="Arial"/>
          <w:sz w:val="20"/>
          <w:szCs w:val="20"/>
          <w:lang w:val="en-US"/>
        </w:rPr>
        <w:t>”</w:t>
      </w:r>
      <w:r w:rsidR="006E01AA" w:rsidRPr="00B2009B">
        <w:rPr>
          <w:rFonts w:ascii="Arial" w:hAnsi="Arial" w:cs="Arial"/>
          <w:sz w:val="20"/>
          <w:szCs w:val="20"/>
          <w:lang w:val="en-US"/>
        </w:rPr>
        <w:t xml:space="preserve"> will not be allowed and use of double deck bunks will only be allowed if space and storage requirements are respected.</w:t>
      </w:r>
    </w:p>
    <w:p w14:paraId="32D6D853" w14:textId="77777777" w:rsidR="006E01AA" w:rsidRPr="00B2009B" w:rsidRDefault="006E01A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Each worker will be provided with a closet for the storage of clothes and personal materials.</w:t>
      </w:r>
    </w:p>
    <w:p w14:paraId="7735B493" w14:textId="77777777" w:rsidR="006E01AA" w:rsidRPr="00B2009B" w:rsidRDefault="006E01A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A suitable daily cleaning schedule should be implemented and recorded for all buildings to ensure that all areas remain clean, tidy and clear of rubbish or other waste. This cleaning should be scheduled so it does not interfere with persons sleeping on routine shift patterns and to minimize contact between cleaning staff and workers. </w:t>
      </w:r>
    </w:p>
    <w:p w14:paraId="625D7618" w14:textId="77777777" w:rsidR="006E01AA" w:rsidRPr="00B2009B" w:rsidRDefault="006E01A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All doors and windows will be lockable and insect-proof.</w:t>
      </w:r>
    </w:p>
    <w:p w14:paraId="0048165A" w14:textId="063FB02C" w:rsidR="00E61ED6" w:rsidRPr="00B2009B" w:rsidRDefault="00E61ED6" w:rsidP="00B2009B">
      <w:pPr>
        <w:spacing w:after="0" w:line="240" w:lineRule="auto"/>
        <w:rPr>
          <w:rFonts w:ascii="Arial" w:eastAsia="Times New Roman" w:hAnsi="Arial" w:cs="Arial"/>
          <w:kern w:val="0"/>
          <w:sz w:val="20"/>
          <w:szCs w:val="20"/>
          <w:lang w:val="en-GB" w:eastAsia="ru-RU"/>
          <w14:ligatures w14:val="none"/>
        </w:rPr>
      </w:pPr>
    </w:p>
    <w:p w14:paraId="099271A7" w14:textId="1A278546" w:rsidR="00603C69" w:rsidRPr="00B2009B" w:rsidRDefault="0086049C" w:rsidP="00B2009B">
      <w:pPr>
        <w:spacing w:after="0" w:line="240" w:lineRule="auto"/>
        <w:ind w:left="851" w:hanging="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7.2</w:t>
      </w:r>
      <w:r w:rsidR="00603C69" w:rsidRPr="00B2009B">
        <w:rPr>
          <w:rFonts w:ascii="Arial" w:eastAsia="Times New Roman" w:hAnsi="Arial" w:cs="Arial"/>
          <w:b/>
          <w:bCs/>
          <w:kern w:val="0"/>
          <w:sz w:val="20"/>
          <w:szCs w:val="20"/>
          <w:lang w:val="en-GB" w:eastAsia="ru-RU"/>
          <w14:ligatures w14:val="none"/>
        </w:rPr>
        <w:t xml:space="preserve"> </w:t>
      </w:r>
      <w:r w:rsidR="00EC79E8" w:rsidRPr="00B2009B">
        <w:rPr>
          <w:rFonts w:ascii="Arial" w:eastAsia="Times New Roman" w:hAnsi="Arial" w:cs="Arial"/>
          <w:b/>
          <w:bCs/>
          <w:kern w:val="0"/>
          <w:sz w:val="20"/>
          <w:szCs w:val="20"/>
          <w:lang w:val="en-GB" w:eastAsia="ru-RU"/>
          <w14:ligatures w14:val="none"/>
        </w:rPr>
        <w:t xml:space="preserve">Water </w:t>
      </w:r>
      <w:r w:rsidR="00603C69" w:rsidRPr="00B2009B">
        <w:rPr>
          <w:rFonts w:ascii="Arial" w:eastAsia="Times New Roman" w:hAnsi="Arial" w:cs="Arial"/>
          <w:b/>
          <w:bCs/>
          <w:kern w:val="0"/>
          <w:sz w:val="20"/>
          <w:szCs w:val="20"/>
          <w:lang w:val="en-GB" w:eastAsia="ru-RU"/>
          <w14:ligatures w14:val="none"/>
        </w:rPr>
        <w:t xml:space="preserve">Sanitary </w:t>
      </w:r>
      <w:r w:rsidR="00EC79E8" w:rsidRPr="00B2009B">
        <w:rPr>
          <w:rFonts w:ascii="Arial" w:eastAsia="Times New Roman" w:hAnsi="Arial" w:cs="Arial"/>
          <w:b/>
          <w:bCs/>
          <w:kern w:val="0"/>
          <w:sz w:val="20"/>
          <w:szCs w:val="20"/>
          <w:lang w:val="en-GB" w:eastAsia="ru-RU"/>
          <w14:ligatures w14:val="none"/>
        </w:rPr>
        <w:t>and Toilet Facilities</w:t>
      </w:r>
    </w:p>
    <w:p w14:paraId="405011E9" w14:textId="77777777" w:rsidR="00CE61AF" w:rsidRPr="00B2009B" w:rsidRDefault="00CE61A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Sanitary and toilet facilities will be constructed of materials that are easy to clean and designed to ensure privacy.</w:t>
      </w:r>
    </w:p>
    <w:p w14:paraId="5ACBDCBA" w14:textId="77777777" w:rsidR="00CE61AF" w:rsidRPr="00B2009B" w:rsidRDefault="00CE61AF" w:rsidP="00B2009B">
      <w:pPr>
        <w:pStyle w:val="ListParagraph"/>
        <w:numPr>
          <w:ilvl w:val="0"/>
          <w:numId w:val="24"/>
        </w:numPr>
        <w:spacing w:after="0" w:line="276" w:lineRule="auto"/>
        <w:ind w:left="709" w:hanging="283"/>
        <w:jc w:val="both"/>
        <w:rPr>
          <w:rFonts w:ascii="Arial" w:hAnsi="Arial" w:cs="Arial"/>
          <w:bCs/>
          <w:sz w:val="20"/>
          <w:szCs w:val="20"/>
        </w:rPr>
      </w:pPr>
      <w:r w:rsidRPr="00B2009B">
        <w:rPr>
          <w:rFonts w:ascii="Arial" w:hAnsi="Arial" w:cs="Arial"/>
          <w:sz w:val="20"/>
          <w:szCs w:val="20"/>
        </w:rPr>
        <w:t xml:space="preserve">Sanitary and toilet facilities will be cleaned daily as a minimum, preferably twice a day (after workers leave for work and after workers return to the accommodation and use the facilities). </w:t>
      </w:r>
    </w:p>
    <w:p w14:paraId="59DFB78A" w14:textId="77777777" w:rsidR="00CE61AF" w:rsidRPr="00B2009B" w:rsidRDefault="00CE61A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Sanitary and toilet facilities will be designed to provide workers with adequate privacy including ceiling, floor, partitions and lockable doors.</w:t>
      </w:r>
    </w:p>
    <w:p w14:paraId="76911F84" w14:textId="77777777" w:rsidR="00CE61AF" w:rsidRPr="00B2009B" w:rsidRDefault="00CE61A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Sanitary facilities will include toilets and/ or urinals, washbasins, and showers.</w:t>
      </w:r>
    </w:p>
    <w:p w14:paraId="38730ADB" w14:textId="77777777" w:rsidR="00CE61AF" w:rsidRPr="00B2009B" w:rsidRDefault="00CE61AF" w:rsidP="00B2009B">
      <w:pPr>
        <w:pStyle w:val="ListParagraph"/>
        <w:numPr>
          <w:ilvl w:val="0"/>
          <w:numId w:val="24"/>
        </w:numPr>
        <w:spacing w:after="0" w:line="276" w:lineRule="auto"/>
        <w:ind w:left="709" w:hanging="283"/>
        <w:jc w:val="both"/>
        <w:rPr>
          <w:rFonts w:ascii="Arial" w:hAnsi="Arial" w:cs="Arial"/>
          <w:bCs/>
          <w:sz w:val="20"/>
          <w:szCs w:val="20"/>
        </w:rPr>
      </w:pPr>
      <w:r w:rsidRPr="00B2009B">
        <w:rPr>
          <w:rFonts w:ascii="Arial" w:hAnsi="Arial" w:cs="Arial"/>
          <w:sz w:val="20"/>
          <w:szCs w:val="20"/>
        </w:rPr>
        <w:t xml:space="preserve">Immediate administrative remedial actions will be taken once identification of any seepage and leakage of any sanitary facility. </w:t>
      </w:r>
    </w:p>
    <w:p w14:paraId="521EC040" w14:textId="5FCDC28F" w:rsidR="00603C69" w:rsidRPr="00B2009B" w:rsidRDefault="00603C69" w:rsidP="00B2009B">
      <w:pPr>
        <w:numPr>
          <w:ilvl w:val="0"/>
          <w:numId w:val="24"/>
        </w:numPr>
        <w:spacing w:after="0" w:line="240" w:lineRule="auto"/>
        <w:ind w:left="709"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 xml:space="preserve">Toilets (at least </w:t>
      </w:r>
      <w:r w:rsidR="0099571F" w:rsidRPr="00B2009B">
        <w:rPr>
          <w:rFonts w:ascii="Arial" w:eastAsia="Times New Roman" w:hAnsi="Arial" w:cs="Arial"/>
          <w:kern w:val="0"/>
          <w:sz w:val="20"/>
          <w:szCs w:val="20"/>
          <w:lang w:val="en-GB" w:eastAsia="ru-RU"/>
          <w14:ligatures w14:val="none"/>
        </w:rPr>
        <w:t xml:space="preserve">one </w:t>
      </w:r>
      <w:r w:rsidRPr="00B2009B">
        <w:rPr>
          <w:rFonts w:ascii="Arial" w:eastAsia="Times New Roman" w:hAnsi="Arial" w:cs="Arial"/>
          <w:kern w:val="0"/>
          <w:sz w:val="20"/>
          <w:szCs w:val="20"/>
          <w:lang w:val="en-GB" w:eastAsia="ru-RU"/>
          <w14:ligatures w14:val="none"/>
        </w:rPr>
        <w:t xml:space="preserve">per </w:t>
      </w:r>
      <w:r w:rsidR="0099571F" w:rsidRPr="00B2009B">
        <w:rPr>
          <w:rFonts w:ascii="Arial" w:eastAsia="Times New Roman" w:hAnsi="Arial" w:cs="Arial"/>
          <w:kern w:val="0"/>
          <w:sz w:val="20"/>
          <w:szCs w:val="20"/>
          <w:lang w:val="en-GB" w:eastAsia="ru-RU"/>
          <w14:ligatures w14:val="none"/>
        </w:rPr>
        <w:t>ten</w:t>
      </w:r>
      <w:r w:rsidRPr="00B2009B">
        <w:rPr>
          <w:rFonts w:ascii="Arial" w:eastAsia="Times New Roman" w:hAnsi="Arial" w:cs="Arial"/>
          <w:kern w:val="0"/>
          <w:sz w:val="20"/>
          <w:szCs w:val="20"/>
          <w:lang w:val="en-GB" w:eastAsia="ru-RU"/>
          <w14:ligatures w14:val="none"/>
        </w:rPr>
        <w:t xml:space="preserve"> </w:t>
      </w:r>
      <w:r w:rsidR="0099571F" w:rsidRPr="00B2009B">
        <w:rPr>
          <w:rFonts w:ascii="Arial" w:eastAsia="Times New Roman" w:hAnsi="Arial" w:cs="Arial"/>
          <w:kern w:val="0"/>
          <w:sz w:val="20"/>
          <w:szCs w:val="20"/>
          <w:lang w:val="en-GB" w:eastAsia="ru-RU"/>
          <w14:ligatures w14:val="none"/>
        </w:rPr>
        <w:t>persons</w:t>
      </w:r>
      <w:r w:rsidR="00B31ACA" w:rsidRPr="00B2009B">
        <w:rPr>
          <w:rFonts w:ascii="Arial" w:eastAsia="Times New Roman" w:hAnsi="Arial" w:cs="Arial"/>
          <w:kern w:val="0"/>
          <w:sz w:val="20"/>
          <w:szCs w:val="20"/>
          <w:lang w:val="en-GB" w:eastAsia="ru-RU"/>
          <w14:ligatures w14:val="none"/>
        </w:rPr>
        <w:t xml:space="preserve"> per gender</w:t>
      </w:r>
      <w:r w:rsidRPr="00B2009B">
        <w:rPr>
          <w:rFonts w:ascii="Arial" w:eastAsia="Times New Roman" w:hAnsi="Arial" w:cs="Arial"/>
          <w:kern w:val="0"/>
          <w:sz w:val="20"/>
          <w:szCs w:val="20"/>
          <w:lang w:val="en-GB" w:eastAsia="ru-RU"/>
          <w14:ligatures w14:val="none"/>
        </w:rPr>
        <w:t>), washbasins, showers</w:t>
      </w:r>
      <w:r w:rsidR="007E23DD">
        <w:rPr>
          <w:rFonts w:ascii="Arial" w:eastAsia="Times New Roman" w:hAnsi="Arial" w:cs="Arial"/>
          <w:kern w:val="0"/>
          <w:sz w:val="20"/>
          <w:szCs w:val="20"/>
          <w:lang w:val="en-GB" w:eastAsia="ru-RU"/>
          <w14:ligatures w14:val="none"/>
        </w:rPr>
        <w:t>.</w:t>
      </w:r>
    </w:p>
    <w:p w14:paraId="00C23404" w14:textId="793086FF" w:rsidR="00603C69" w:rsidRPr="00B2009B" w:rsidRDefault="00603C69" w:rsidP="00B2009B">
      <w:pPr>
        <w:numPr>
          <w:ilvl w:val="0"/>
          <w:numId w:val="24"/>
        </w:numPr>
        <w:spacing w:after="0" w:line="240" w:lineRule="auto"/>
        <w:ind w:left="709"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Hot and cold water supply</w:t>
      </w:r>
      <w:r w:rsidR="00CE61AF" w:rsidRPr="00B2009B">
        <w:rPr>
          <w:rFonts w:ascii="Arial" w:eastAsia="Times New Roman" w:hAnsi="Arial" w:cs="Arial"/>
          <w:kern w:val="0"/>
          <w:sz w:val="20"/>
          <w:szCs w:val="20"/>
          <w:lang w:val="en-GB" w:eastAsia="ru-RU"/>
          <w14:ligatures w14:val="none"/>
        </w:rPr>
        <w:t xml:space="preserve"> will be provided at all times.</w:t>
      </w:r>
    </w:p>
    <w:p w14:paraId="24F45D62" w14:textId="1D92D56E" w:rsidR="00C60DEE" w:rsidRPr="00B2009B" w:rsidRDefault="00C60DEE" w:rsidP="00B2009B">
      <w:pPr>
        <w:pStyle w:val="ListParagraph"/>
        <w:numPr>
          <w:ilvl w:val="0"/>
          <w:numId w:val="24"/>
        </w:numPr>
        <w:spacing w:after="0" w:line="276" w:lineRule="auto"/>
        <w:ind w:left="709" w:hanging="283"/>
        <w:jc w:val="both"/>
        <w:rPr>
          <w:rFonts w:ascii="Arial" w:hAnsi="Arial" w:cs="Arial"/>
          <w:bCs/>
          <w:sz w:val="20"/>
          <w:szCs w:val="20"/>
        </w:rPr>
      </w:pPr>
      <w:r w:rsidRPr="00B2009B">
        <w:rPr>
          <w:rFonts w:ascii="Arial" w:hAnsi="Arial" w:cs="Arial"/>
          <w:sz w:val="20"/>
          <w:szCs w:val="20"/>
        </w:rPr>
        <w:t>Sanitary facilities must never be shared between male and female residents, except in family accommodation.</w:t>
      </w:r>
    </w:p>
    <w:p w14:paraId="35522BFC" w14:textId="6CADEB84" w:rsidR="00603C69" w:rsidRPr="00B2009B" w:rsidRDefault="0099571F" w:rsidP="00B2009B">
      <w:pPr>
        <w:numPr>
          <w:ilvl w:val="0"/>
          <w:numId w:val="24"/>
        </w:numPr>
        <w:spacing w:after="0" w:line="240" w:lineRule="auto"/>
        <w:ind w:left="709"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Provision of personal hygiene items, soap, and hand dryers</w:t>
      </w:r>
      <w:r w:rsidR="007E23DD">
        <w:rPr>
          <w:rFonts w:ascii="Arial" w:eastAsia="Times New Roman" w:hAnsi="Arial" w:cs="Arial"/>
          <w:kern w:val="0"/>
          <w:sz w:val="20"/>
          <w:szCs w:val="20"/>
          <w:lang w:val="en-GB" w:eastAsia="ru-RU"/>
          <w14:ligatures w14:val="none"/>
        </w:rPr>
        <w:t>.</w:t>
      </w:r>
    </w:p>
    <w:p w14:paraId="5880BEAE" w14:textId="77777777" w:rsidR="00D81640" w:rsidRPr="00B2009B" w:rsidRDefault="0099571F" w:rsidP="00B2009B">
      <w:pPr>
        <w:numPr>
          <w:ilvl w:val="0"/>
          <w:numId w:val="24"/>
        </w:numPr>
        <w:spacing w:after="0" w:line="240" w:lineRule="auto"/>
        <w:ind w:left="709" w:hanging="283"/>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Proper sewage system and waste management arrangements</w:t>
      </w:r>
      <w:r w:rsidR="00603C69" w:rsidRPr="00B2009B">
        <w:rPr>
          <w:rFonts w:ascii="Arial" w:eastAsia="Times New Roman" w:hAnsi="Arial" w:cs="Arial"/>
          <w:kern w:val="0"/>
          <w:sz w:val="20"/>
          <w:szCs w:val="20"/>
          <w:lang w:val="en-GB" w:eastAsia="ru-RU"/>
          <w14:ligatures w14:val="none"/>
        </w:rPr>
        <w:t>.</w:t>
      </w:r>
    </w:p>
    <w:p w14:paraId="27246BD3" w14:textId="4CAF95E2" w:rsidR="008E21F2" w:rsidRPr="00B2009B" w:rsidRDefault="00C57F69" w:rsidP="00B2009B">
      <w:pPr>
        <w:pStyle w:val="ListParagraph"/>
        <w:numPr>
          <w:ilvl w:val="0"/>
          <w:numId w:val="24"/>
        </w:numPr>
        <w:spacing w:after="0" w:line="276" w:lineRule="auto"/>
        <w:ind w:left="709" w:hanging="283"/>
        <w:jc w:val="both"/>
        <w:rPr>
          <w:rFonts w:ascii="Arial" w:hAnsi="Arial" w:cs="Arial"/>
          <w:bCs/>
          <w:sz w:val="20"/>
          <w:szCs w:val="20"/>
        </w:rPr>
      </w:pPr>
      <w:r w:rsidRPr="00B2009B">
        <w:rPr>
          <w:rFonts w:ascii="Arial" w:hAnsi="Arial" w:cs="Arial"/>
          <w:sz w:val="20"/>
          <w:szCs w:val="20"/>
        </w:rPr>
        <w:t>The use of sanitary facilities will be free of charge.</w:t>
      </w:r>
    </w:p>
    <w:p w14:paraId="0BF97549" w14:textId="77777777" w:rsidR="008E21F2" w:rsidRPr="00B2009B" w:rsidRDefault="008E21F2" w:rsidP="00B2009B">
      <w:pPr>
        <w:spacing w:after="0" w:line="240" w:lineRule="auto"/>
        <w:rPr>
          <w:rFonts w:ascii="Arial" w:eastAsia="Times New Roman" w:hAnsi="Arial" w:cs="Arial"/>
          <w:kern w:val="0"/>
          <w:sz w:val="20"/>
          <w:szCs w:val="20"/>
          <w:lang w:val="en-GB" w:eastAsia="ru-RU"/>
          <w14:ligatures w14:val="none"/>
        </w:rPr>
      </w:pPr>
    </w:p>
    <w:p w14:paraId="1AE76C76" w14:textId="55B7EA28" w:rsidR="00603C69" w:rsidRPr="00B2009B" w:rsidRDefault="0086049C" w:rsidP="00B2009B">
      <w:pPr>
        <w:spacing w:after="0" w:line="240" w:lineRule="auto"/>
        <w:ind w:left="851" w:hanging="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7.3</w:t>
      </w:r>
      <w:r w:rsidR="00603C69" w:rsidRPr="00B2009B">
        <w:rPr>
          <w:rFonts w:ascii="Arial" w:eastAsia="Times New Roman" w:hAnsi="Arial" w:cs="Arial"/>
          <w:b/>
          <w:bCs/>
          <w:kern w:val="0"/>
          <w:sz w:val="20"/>
          <w:szCs w:val="20"/>
          <w:lang w:val="en-GB" w:eastAsia="ru-RU"/>
          <w14:ligatures w14:val="none"/>
        </w:rPr>
        <w:t xml:space="preserve"> </w:t>
      </w:r>
      <w:r w:rsidR="0099571F" w:rsidRPr="00B2009B">
        <w:rPr>
          <w:rFonts w:ascii="Arial" w:eastAsia="Times New Roman" w:hAnsi="Arial" w:cs="Arial"/>
          <w:b/>
          <w:bCs/>
          <w:kern w:val="0"/>
          <w:sz w:val="20"/>
          <w:szCs w:val="20"/>
          <w:lang w:val="en-GB" w:eastAsia="ru-RU"/>
          <w14:ligatures w14:val="none"/>
        </w:rPr>
        <w:t>Food and kitchen facilities</w:t>
      </w:r>
    </w:p>
    <w:p w14:paraId="1AE80F37" w14:textId="09D6EF5F"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Canteen or kitchen meeting sanitary requirements</w:t>
      </w:r>
      <w:r w:rsidR="007E23DD">
        <w:rPr>
          <w:rFonts w:ascii="Arial" w:hAnsi="Arial" w:cs="Arial"/>
          <w:sz w:val="20"/>
          <w:szCs w:val="20"/>
          <w:lang w:val="en-US"/>
        </w:rPr>
        <w:t>.</w:t>
      </w:r>
    </w:p>
    <w:p w14:paraId="34CBEB63" w14:textId="2F679607"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Provision of balanced meals</w:t>
      </w:r>
      <w:r w:rsidR="007E23DD">
        <w:rPr>
          <w:rFonts w:ascii="Arial" w:hAnsi="Arial" w:cs="Arial"/>
          <w:sz w:val="20"/>
          <w:szCs w:val="20"/>
          <w:lang w:val="en-US"/>
        </w:rPr>
        <w:t>.</w:t>
      </w:r>
    </w:p>
    <w:p w14:paraId="6655E06D" w14:textId="3DE230D6"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Refrigerators, sinks, stoves, and ventilation hoods</w:t>
      </w:r>
      <w:r w:rsidR="007E23DD">
        <w:rPr>
          <w:rFonts w:ascii="Arial" w:hAnsi="Arial" w:cs="Arial"/>
          <w:sz w:val="20"/>
          <w:szCs w:val="20"/>
          <w:lang w:val="en-US"/>
        </w:rPr>
        <w:t>.</w:t>
      </w:r>
    </w:p>
    <w:p w14:paraId="6257B19F" w14:textId="67312342" w:rsidR="00BB4DC6"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Safe disposal of food waste</w:t>
      </w:r>
      <w:r w:rsidR="00603C69" w:rsidRPr="00B2009B">
        <w:rPr>
          <w:rFonts w:ascii="Arial" w:hAnsi="Arial" w:cs="Arial"/>
          <w:sz w:val="20"/>
          <w:szCs w:val="20"/>
          <w:lang w:val="en-US"/>
        </w:rPr>
        <w:t>.</w:t>
      </w:r>
      <w:r w:rsidR="007E23DD">
        <w:rPr>
          <w:rFonts w:ascii="Arial" w:hAnsi="Arial" w:cs="Arial"/>
          <w:sz w:val="20"/>
          <w:szCs w:val="20"/>
          <w:lang w:val="en-US"/>
        </w:rPr>
        <w:t xml:space="preserve"> </w:t>
      </w:r>
      <w:r w:rsidR="00BB4DC6" w:rsidRPr="00B2009B">
        <w:rPr>
          <w:rFonts w:ascii="Arial" w:hAnsi="Arial" w:cs="Arial"/>
          <w:sz w:val="20"/>
          <w:szCs w:val="20"/>
          <w:lang w:val="en-US"/>
        </w:rPr>
        <w:t>Food waste will be adequately disposed of in sealed containers and removed from the kitchen frequently to avoid accumulation, odor and pests.</w:t>
      </w:r>
    </w:p>
    <w:p w14:paraId="4ADAFD83" w14:textId="77777777" w:rsidR="00BB4DC6"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Adequate laundry facilities with detergent, washing machines, and drying areas will be provided to allow workers to wash both work and non-work clothes.</w:t>
      </w:r>
    </w:p>
    <w:p w14:paraId="4E3C6C39" w14:textId="77777777" w:rsidR="00BB4DC6"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Canteens will be equipped with adequate furniture (e.g., tables and chairs), utensils (e.g., drinking cups, plates, fork and spoons) and waste bins.</w:t>
      </w:r>
    </w:p>
    <w:p w14:paraId="7F10942E" w14:textId="77777777" w:rsidR="00BB4DC6"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Free food and potable water will be provided.</w:t>
      </w:r>
    </w:p>
    <w:p w14:paraId="3A11A1DF" w14:textId="77777777" w:rsidR="00BB4DC6"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Canteens will be cleaned after the completion of each meal.</w:t>
      </w:r>
    </w:p>
    <w:p w14:paraId="517BB6E9" w14:textId="77777777" w:rsidR="00BB4DC6"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Adequate facilities and supplies for cleaning, disinfecting and storage of cooking utensils and equipment will be provided.</w:t>
      </w:r>
    </w:p>
    <w:p w14:paraId="478C5B2A" w14:textId="11D7EC49" w:rsidR="006A722F"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All surfaces surrounding food preparation and cooking areas will be built using durable, non-absorbent, easily cleanable, and non-toxic materials.</w:t>
      </w:r>
    </w:p>
    <w:p w14:paraId="25D25ADF" w14:textId="1C6B65A3" w:rsidR="008E21F2" w:rsidRPr="00B2009B" w:rsidRDefault="00BB4DC6" w:rsidP="00B2009B">
      <w:pPr>
        <w:pStyle w:val="ListParagraph"/>
        <w:numPr>
          <w:ilvl w:val="0"/>
          <w:numId w:val="24"/>
        </w:numPr>
        <w:spacing w:after="0" w:line="276" w:lineRule="auto"/>
        <w:ind w:left="709" w:hanging="283"/>
        <w:jc w:val="both"/>
        <w:rPr>
          <w:rFonts w:ascii="Arial" w:hAnsi="Arial" w:cs="Arial"/>
          <w:sz w:val="20"/>
          <w:szCs w:val="20"/>
          <w:lang w:val="en-GB" w:eastAsia="ru-RU"/>
        </w:rPr>
      </w:pPr>
      <w:r w:rsidRPr="00B2009B">
        <w:rPr>
          <w:rFonts w:ascii="Arial" w:hAnsi="Arial" w:cs="Arial"/>
          <w:sz w:val="20"/>
          <w:szCs w:val="20"/>
          <w:lang w:val="en-US"/>
        </w:rPr>
        <w:t>Surfaces for food preparation will be durable, easily cleanable and made of non-toxic materials.</w:t>
      </w:r>
    </w:p>
    <w:p w14:paraId="7C5E89FF" w14:textId="77777777" w:rsidR="008E21F2" w:rsidRPr="00B2009B" w:rsidRDefault="008E21F2" w:rsidP="00B2009B">
      <w:pPr>
        <w:spacing w:after="0" w:line="240" w:lineRule="auto"/>
        <w:rPr>
          <w:rFonts w:ascii="Arial" w:eastAsia="Times New Roman" w:hAnsi="Arial" w:cs="Arial"/>
          <w:kern w:val="0"/>
          <w:sz w:val="20"/>
          <w:szCs w:val="20"/>
          <w:lang w:val="en-GB" w:eastAsia="ru-RU"/>
          <w14:ligatures w14:val="none"/>
        </w:rPr>
      </w:pPr>
    </w:p>
    <w:p w14:paraId="23AB04EC" w14:textId="5F26EF23" w:rsidR="00EE7A74" w:rsidRPr="00B2009B" w:rsidRDefault="0086049C" w:rsidP="00B2009B">
      <w:pPr>
        <w:spacing w:after="0" w:line="240" w:lineRule="auto"/>
        <w:ind w:left="426"/>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7.4</w:t>
      </w:r>
      <w:r w:rsidR="00603C69" w:rsidRPr="00B2009B">
        <w:rPr>
          <w:rFonts w:ascii="Arial" w:eastAsia="Times New Roman" w:hAnsi="Arial" w:cs="Arial"/>
          <w:b/>
          <w:bCs/>
          <w:kern w:val="0"/>
          <w:sz w:val="20"/>
          <w:szCs w:val="20"/>
          <w:lang w:val="en-GB" w:eastAsia="ru-RU"/>
          <w14:ligatures w14:val="none"/>
        </w:rPr>
        <w:t xml:space="preserve"> Medical support</w:t>
      </w:r>
    </w:p>
    <w:p w14:paraId="5EFBA76E" w14:textId="1A172405"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On-site medical room or contractual arrangement with a nearby clinic</w:t>
      </w:r>
      <w:r w:rsidR="007E23DD">
        <w:rPr>
          <w:rFonts w:ascii="Arial" w:hAnsi="Arial" w:cs="Arial"/>
          <w:sz w:val="20"/>
          <w:szCs w:val="20"/>
          <w:lang w:val="en-US"/>
        </w:rPr>
        <w:t>.</w:t>
      </w:r>
    </w:p>
    <w:p w14:paraId="47BCB9D9" w14:textId="127A1066"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lastRenderedPageBreak/>
        <w:t>First-aid kits at both the site and camp</w:t>
      </w:r>
      <w:r w:rsidR="00E06A7F" w:rsidRPr="00B2009B">
        <w:rPr>
          <w:rFonts w:ascii="Arial" w:hAnsi="Arial" w:cs="Arial"/>
          <w:sz w:val="20"/>
          <w:szCs w:val="20"/>
          <w:lang w:val="en-US"/>
        </w:rPr>
        <w:t xml:space="preserve"> adequate to the number of residents will be available in the accommodation area</w:t>
      </w:r>
    </w:p>
    <w:p w14:paraId="67F2E127" w14:textId="710CC8A3" w:rsidR="0099571F" w:rsidRPr="00B2009B" w:rsidRDefault="009957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Isolation rooms for infectious cases</w:t>
      </w:r>
    </w:p>
    <w:p w14:paraId="7BC54376" w14:textId="77777777"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Emergency medical evacuation will be provided to each worker free of charge if required.</w:t>
      </w:r>
    </w:p>
    <w:p w14:paraId="51B86FF7" w14:textId="77777777"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Certified first-aiders and ambulance will be available at site. A 24/7 first-aid service/ facility shall be available.</w:t>
      </w:r>
    </w:p>
    <w:p w14:paraId="2BAC3FA2" w14:textId="670B3C0A"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No prescription medicines will be kept in first aid boxes.</w:t>
      </w:r>
    </w:p>
    <w:p w14:paraId="0A11E8B8" w14:textId="77777777"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An adequate number of staff/ workers will be trained to provide first-aid.</w:t>
      </w:r>
    </w:p>
    <w:p w14:paraId="2DBD3736" w14:textId="283E94FC"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Well-equipped first-aid kits will be stocked and placed at easily accessible locations such as in the kitchen, common living areas.</w:t>
      </w:r>
    </w:p>
    <w:p w14:paraId="4EFBCD23" w14:textId="77777777"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Guidance on the detrimental effects of the abuse of alcohol, drugs and other potentially harmful substances will be provided to all residents for awareness. The consumption of alcohol will be prohibited at the worksite.</w:t>
      </w:r>
    </w:p>
    <w:p w14:paraId="2CF98C3C" w14:textId="77777777" w:rsidR="00E06A7F"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Information regarding risks and concerns relating to communicable diseases and other health risk-related activities will be provided to all residents.</w:t>
      </w:r>
    </w:p>
    <w:p w14:paraId="1A6EEBEA" w14:textId="77562F39" w:rsidR="00A21989" w:rsidRPr="00B2009B" w:rsidRDefault="00E06A7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The use of medical facilities will be free-of-charge.</w:t>
      </w:r>
    </w:p>
    <w:p w14:paraId="20ED3609" w14:textId="5FA43C96" w:rsidR="008E21F2" w:rsidRPr="00B2009B" w:rsidRDefault="008E21F2" w:rsidP="00B2009B">
      <w:pPr>
        <w:pStyle w:val="ListParagraph"/>
        <w:spacing w:after="0"/>
        <w:rPr>
          <w:rFonts w:ascii="Arial" w:hAnsi="Arial" w:cs="Arial"/>
          <w:sz w:val="20"/>
          <w:szCs w:val="20"/>
          <w:lang w:val="en-GB" w:eastAsia="ru-RU"/>
        </w:rPr>
      </w:pPr>
    </w:p>
    <w:p w14:paraId="2D755CDE" w14:textId="24F49856" w:rsidR="00603C69" w:rsidRPr="00B2009B" w:rsidRDefault="0086049C" w:rsidP="00B2009B">
      <w:pPr>
        <w:spacing w:after="0" w:line="240" w:lineRule="auto"/>
        <w:ind w:left="426"/>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7.5</w:t>
      </w:r>
      <w:r w:rsidR="00603C69" w:rsidRPr="00B2009B">
        <w:rPr>
          <w:rFonts w:ascii="Arial" w:eastAsia="Times New Roman" w:hAnsi="Arial" w:cs="Arial"/>
          <w:b/>
          <w:bCs/>
          <w:kern w:val="0"/>
          <w:sz w:val="20"/>
          <w:szCs w:val="20"/>
          <w:lang w:val="en-GB" w:eastAsia="ru-RU"/>
          <w14:ligatures w14:val="none"/>
        </w:rPr>
        <w:t xml:space="preserve"> </w:t>
      </w:r>
      <w:r w:rsidRPr="00B2009B">
        <w:rPr>
          <w:rFonts w:ascii="Arial" w:eastAsia="Times New Roman" w:hAnsi="Arial" w:cs="Arial"/>
          <w:b/>
          <w:bCs/>
          <w:kern w:val="0"/>
          <w:sz w:val="20"/>
          <w:szCs w:val="20"/>
          <w:lang w:val="en-GB" w:eastAsia="ru-RU"/>
          <w14:ligatures w14:val="none"/>
        </w:rPr>
        <w:t xml:space="preserve">Accommodation </w:t>
      </w:r>
      <w:r w:rsidR="002D6923" w:rsidRPr="00B2009B">
        <w:rPr>
          <w:rFonts w:ascii="Arial" w:eastAsia="Times New Roman" w:hAnsi="Arial" w:cs="Arial"/>
          <w:b/>
          <w:bCs/>
          <w:kern w:val="0"/>
          <w:sz w:val="20"/>
          <w:szCs w:val="20"/>
          <w:lang w:val="en-GB" w:eastAsia="ru-RU"/>
          <w14:ligatures w14:val="none"/>
        </w:rPr>
        <w:t>s</w:t>
      </w:r>
      <w:r w:rsidR="00603C69" w:rsidRPr="00B2009B">
        <w:rPr>
          <w:rFonts w:ascii="Arial" w:eastAsia="Times New Roman" w:hAnsi="Arial" w:cs="Arial"/>
          <w:b/>
          <w:bCs/>
          <w:kern w:val="0"/>
          <w:sz w:val="20"/>
          <w:szCs w:val="20"/>
          <w:lang w:val="en-GB" w:eastAsia="ru-RU"/>
          <w14:ligatures w14:val="none"/>
        </w:rPr>
        <w:t>ecurity</w:t>
      </w:r>
    </w:p>
    <w:p w14:paraId="2672D265" w14:textId="2EE6A636" w:rsidR="00157A0F" w:rsidRPr="00B2009B" w:rsidRDefault="0086049C"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I</w:t>
      </w:r>
      <w:r w:rsidR="00157A0F" w:rsidRPr="00B2009B">
        <w:rPr>
          <w:rFonts w:ascii="Arial" w:hAnsi="Arial" w:cs="Arial"/>
          <w:sz w:val="20"/>
          <w:szCs w:val="20"/>
          <w:lang w:val="en-US"/>
        </w:rPr>
        <w:t>lluminated territory with security presence</w:t>
      </w:r>
      <w:r w:rsidR="007E23DD">
        <w:rPr>
          <w:rFonts w:ascii="Arial" w:hAnsi="Arial" w:cs="Arial"/>
          <w:sz w:val="20"/>
          <w:szCs w:val="20"/>
          <w:lang w:val="en-US"/>
        </w:rPr>
        <w:t>.</w:t>
      </w:r>
    </w:p>
    <w:p w14:paraId="1DFE3C6B" w14:textId="0932A49F" w:rsidR="00157A0F" w:rsidRPr="00B2009B" w:rsidRDefault="00157A0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Access control (entry pass system);</w:t>
      </w:r>
      <w:r w:rsidR="002672C0" w:rsidRPr="00B2009B">
        <w:rPr>
          <w:rFonts w:ascii="Arial" w:hAnsi="Arial" w:cs="Arial"/>
          <w:sz w:val="20"/>
          <w:szCs w:val="20"/>
          <w:lang w:val="en-US"/>
        </w:rPr>
        <w:t xml:space="preserve"> Security arrangements do not resemble restrictions or confinement</w:t>
      </w:r>
    </w:p>
    <w:p w14:paraId="3D60928A" w14:textId="03657A56" w:rsidR="00157A0F" w:rsidRPr="00B2009B" w:rsidRDefault="00157A0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Safety briefings on fire protection and emergency procedures</w:t>
      </w:r>
      <w:r w:rsidR="007E23DD">
        <w:rPr>
          <w:rFonts w:ascii="Arial" w:hAnsi="Arial" w:cs="Arial"/>
          <w:sz w:val="20"/>
          <w:szCs w:val="20"/>
          <w:lang w:val="en-US"/>
        </w:rPr>
        <w:t>.</w:t>
      </w:r>
    </w:p>
    <w:p w14:paraId="6BEA85BD" w14:textId="4B36E390" w:rsidR="003E2700" w:rsidRPr="00B2009B" w:rsidRDefault="00157A0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No armed security, except where required by law</w:t>
      </w:r>
      <w:r w:rsidR="003E2700" w:rsidRPr="00B2009B">
        <w:rPr>
          <w:rFonts w:ascii="Arial" w:hAnsi="Arial" w:cs="Arial"/>
          <w:sz w:val="20"/>
          <w:szCs w:val="20"/>
          <w:lang w:val="en-US"/>
        </w:rPr>
        <w:t>;</w:t>
      </w:r>
    </w:p>
    <w:p w14:paraId="3E6F5235" w14:textId="42639C16" w:rsidR="00AB0C97" w:rsidRPr="00B2009B" w:rsidRDefault="003E2700" w:rsidP="00B2009B">
      <w:pPr>
        <w:pStyle w:val="ListParagraph"/>
        <w:numPr>
          <w:ilvl w:val="0"/>
          <w:numId w:val="24"/>
        </w:numPr>
        <w:spacing w:after="0" w:line="276" w:lineRule="auto"/>
        <w:ind w:left="709" w:hanging="283"/>
        <w:jc w:val="both"/>
        <w:rPr>
          <w:rFonts w:ascii="Arial" w:hAnsi="Arial" w:cs="Arial"/>
          <w:sz w:val="20"/>
          <w:szCs w:val="20"/>
          <w:lang w:val="en-US"/>
        </w:rPr>
      </w:pPr>
      <w:bookmarkStart w:id="21" w:name="_Toc131425345"/>
      <w:bookmarkStart w:id="22" w:name="_Toc131425957"/>
      <w:r w:rsidRPr="00B2009B">
        <w:rPr>
          <w:rFonts w:ascii="Arial" w:hAnsi="Arial" w:cs="Arial"/>
          <w:sz w:val="20"/>
          <w:szCs w:val="20"/>
          <w:lang w:val="en-US"/>
        </w:rPr>
        <w:t xml:space="preserve">Security staff must receive clear instructions, adequate training, and tool-box talk to comprehend their duties &amp; responsibilities and understand the importance of respecting the rights of workers and the communities.  Particular attention will be given to ensure that engagement will not harass, intimidate or discriminate against workers.  </w:t>
      </w:r>
      <w:bookmarkEnd w:id="21"/>
      <w:bookmarkEnd w:id="22"/>
    </w:p>
    <w:p w14:paraId="72AAA151" w14:textId="77777777" w:rsidR="00313123" w:rsidRPr="00B2009B" w:rsidRDefault="00313123" w:rsidP="00B2009B">
      <w:pPr>
        <w:pStyle w:val="ListParagraph"/>
        <w:spacing w:after="0"/>
        <w:rPr>
          <w:rFonts w:ascii="Arial" w:hAnsi="Arial" w:cs="Arial"/>
          <w:sz w:val="20"/>
          <w:szCs w:val="20"/>
        </w:rPr>
      </w:pPr>
    </w:p>
    <w:p w14:paraId="0916B6E5" w14:textId="19ED5D01" w:rsidR="00313123" w:rsidRPr="00B2009B" w:rsidRDefault="00313123" w:rsidP="00B2009B">
      <w:pPr>
        <w:pStyle w:val="ListParagraph"/>
        <w:spacing w:after="0" w:line="276" w:lineRule="auto"/>
        <w:rPr>
          <w:rFonts w:ascii="Arial" w:hAnsi="Arial" w:cs="Arial"/>
          <w:b/>
          <w:bCs/>
          <w:sz w:val="20"/>
          <w:szCs w:val="20"/>
          <w:lang w:val="en-GB"/>
        </w:rPr>
      </w:pPr>
      <w:r w:rsidRPr="00B2009B">
        <w:rPr>
          <w:rFonts w:ascii="Arial" w:hAnsi="Arial" w:cs="Arial"/>
          <w:b/>
          <w:bCs/>
          <w:sz w:val="20"/>
          <w:szCs w:val="20"/>
          <w:lang w:val="en-GB"/>
        </w:rPr>
        <w:t>7.5.1 Visitor, entrance, and exit policy</w:t>
      </w:r>
    </w:p>
    <w:p w14:paraId="2ECA3259" w14:textId="4E6B08C6" w:rsidR="008171D3" w:rsidRPr="00B2009B" w:rsidRDefault="008171D3" w:rsidP="00B2009B">
      <w:pPr>
        <w:pStyle w:val="ListParagraph"/>
        <w:spacing w:after="0" w:line="276" w:lineRule="auto"/>
        <w:rPr>
          <w:rFonts w:ascii="Arial" w:hAnsi="Arial" w:cs="Arial"/>
          <w:sz w:val="20"/>
          <w:szCs w:val="20"/>
          <w:lang w:val="en-US"/>
        </w:rPr>
      </w:pPr>
      <w:r w:rsidRPr="00B2009B">
        <w:rPr>
          <w:rFonts w:ascii="Arial" w:hAnsi="Arial" w:cs="Arial"/>
          <w:sz w:val="20"/>
          <w:szCs w:val="20"/>
          <w:lang w:val="en-US"/>
        </w:rPr>
        <w:t>Visitors are allowed to the accommodation if the visitor is escorted by a resident and the visitor has logged in the registration book of the accommodation. Visitors shall not be permitted to stay overnight unless this overnight stay is agreed by the Camp Manager and there is a separate sleeping area just for the visitor with the same conditions as the living conditions.</w:t>
      </w:r>
    </w:p>
    <w:p w14:paraId="29A17ED9" w14:textId="77777777" w:rsidR="00A21989" w:rsidRPr="00B2009B" w:rsidRDefault="00A21989" w:rsidP="00B2009B">
      <w:pPr>
        <w:pStyle w:val="ListParagraph"/>
        <w:spacing w:after="0" w:line="276" w:lineRule="auto"/>
        <w:rPr>
          <w:rFonts w:ascii="Arial" w:hAnsi="Arial" w:cs="Arial"/>
          <w:sz w:val="20"/>
          <w:szCs w:val="20"/>
          <w:lang w:val="en-GB"/>
        </w:rPr>
      </w:pPr>
    </w:p>
    <w:p w14:paraId="4CF4F1C6" w14:textId="1BD0374F" w:rsidR="00EE16C1" w:rsidRPr="00B2009B" w:rsidRDefault="008171D3" w:rsidP="00B2009B">
      <w:pPr>
        <w:pStyle w:val="ListParagraph"/>
        <w:spacing w:after="0"/>
        <w:rPr>
          <w:rFonts w:ascii="Arial" w:hAnsi="Arial" w:cs="Arial"/>
          <w:sz w:val="20"/>
          <w:szCs w:val="20"/>
        </w:rPr>
      </w:pPr>
      <w:r w:rsidRPr="00B2009B">
        <w:rPr>
          <w:rFonts w:ascii="Arial" w:hAnsi="Arial" w:cs="Arial"/>
          <w:b/>
          <w:bCs/>
          <w:sz w:val="20"/>
          <w:szCs w:val="20"/>
        </w:rPr>
        <w:t>7.5.2 Alcohol policy</w:t>
      </w:r>
    </w:p>
    <w:p w14:paraId="0B2B0D3D" w14:textId="5CD907DD" w:rsidR="00EE16C1" w:rsidRPr="00B2009B" w:rsidRDefault="00EE16C1" w:rsidP="00B2009B">
      <w:pPr>
        <w:pStyle w:val="ListParagraph"/>
        <w:spacing w:after="0" w:line="276" w:lineRule="auto"/>
        <w:rPr>
          <w:rFonts w:ascii="Arial" w:hAnsi="Arial" w:cs="Arial"/>
          <w:sz w:val="20"/>
          <w:szCs w:val="20"/>
          <w:lang w:val="en-US"/>
        </w:rPr>
      </w:pPr>
      <w:r w:rsidRPr="00B2009B">
        <w:rPr>
          <w:rFonts w:ascii="Arial" w:hAnsi="Arial" w:cs="Arial"/>
          <w:sz w:val="20"/>
          <w:szCs w:val="20"/>
          <w:lang w:val="en-US"/>
        </w:rPr>
        <w:t xml:space="preserve">Prohibition on consumption of alcohol in the accommodation during off-work hours will be difficult to apply consider the context of local lifestyle. Consumption of alcohol shall be limited as much as possible. When there is an event involving alcohol consumption by a group of </w:t>
      </w:r>
      <w:r w:rsidR="00692D08" w:rsidRPr="00B2009B">
        <w:rPr>
          <w:rFonts w:ascii="Arial" w:hAnsi="Arial" w:cs="Arial"/>
          <w:sz w:val="20"/>
          <w:szCs w:val="20"/>
          <w:lang w:val="en-US"/>
        </w:rPr>
        <w:t>residents</w:t>
      </w:r>
      <w:r w:rsidRPr="00B2009B">
        <w:rPr>
          <w:rFonts w:ascii="Arial" w:hAnsi="Arial" w:cs="Arial"/>
          <w:sz w:val="20"/>
          <w:szCs w:val="20"/>
          <w:lang w:val="en-US"/>
        </w:rPr>
        <w:t xml:space="preserve">, this must be subject to approval of </w:t>
      </w:r>
      <w:r w:rsidR="00692D08" w:rsidRPr="00B2009B">
        <w:rPr>
          <w:rFonts w:ascii="Arial" w:hAnsi="Arial" w:cs="Arial"/>
          <w:sz w:val="20"/>
          <w:szCs w:val="20"/>
          <w:lang w:val="en-US"/>
        </w:rPr>
        <w:t>the Camp</w:t>
      </w:r>
      <w:r w:rsidRPr="00B2009B">
        <w:rPr>
          <w:rFonts w:ascii="Arial" w:hAnsi="Arial" w:cs="Arial"/>
          <w:sz w:val="20"/>
          <w:szCs w:val="20"/>
          <w:lang w:val="en-US"/>
        </w:rPr>
        <w:t xml:space="preserve"> Manager. </w:t>
      </w:r>
    </w:p>
    <w:p w14:paraId="1EF63A45" w14:textId="77777777" w:rsidR="00EE16C1" w:rsidRPr="00B2009B" w:rsidRDefault="00EE16C1" w:rsidP="00B2009B">
      <w:pPr>
        <w:pStyle w:val="ListParagraph"/>
        <w:spacing w:after="0" w:line="276" w:lineRule="auto"/>
        <w:rPr>
          <w:rFonts w:ascii="Arial" w:hAnsi="Arial" w:cs="Arial"/>
          <w:sz w:val="20"/>
          <w:szCs w:val="20"/>
          <w:lang w:val="en-US"/>
        </w:rPr>
      </w:pPr>
      <w:r w:rsidRPr="00B2009B">
        <w:rPr>
          <w:rFonts w:ascii="Arial" w:hAnsi="Arial" w:cs="Arial"/>
          <w:sz w:val="20"/>
          <w:szCs w:val="20"/>
          <w:lang w:val="en-US"/>
        </w:rPr>
        <w:t>The following activities shall be prohibited:</w:t>
      </w:r>
    </w:p>
    <w:p w14:paraId="6EB724A3" w14:textId="594EC558" w:rsidR="00230855" w:rsidRPr="00B2009B" w:rsidRDefault="00EE16C1" w:rsidP="00B2009B">
      <w:pPr>
        <w:numPr>
          <w:ilvl w:val="0"/>
          <w:numId w:val="28"/>
        </w:numPr>
        <w:spacing w:after="0" w:line="240" w:lineRule="auto"/>
        <w:ind w:left="1418" w:hanging="425"/>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Incite, persuade and/or force other person to consume alcoholic beverage</w:t>
      </w:r>
      <w:r w:rsidR="007E23DD">
        <w:rPr>
          <w:rFonts w:ascii="Arial" w:eastAsia="Times New Roman" w:hAnsi="Arial" w:cs="Arial"/>
          <w:kern w:val="0"/>
          <w:sz w:val="20"/>
          <w:szCs w:val="20"/>
          <w:lang w:val="en-GB" w:eastAsia="ru-RU"/>
          <w14:ligatures w14:val="none"/>
        </w:rPr>
        <w:t>;</w:t>
      </w:r>
    </w:p>
    <w:p w14:paraId="45F49135" w14:textId="77777777" w:rsidR="00230855" w:rsidRPr="00B2009B" w:rsidRDefault="00EE16C1" w:rsidP="00B2009B">
      <w:pPr>
        <w:numPr>
          <w:ilvl w:val="0"/>
          <w:numId w:val="28"/>
        </w:numPr>
        <w:spacing w:after="0" w:line="240" w:lineRule="auto"/>
        <w:ind w:left="1418" w:hanging="425"/>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Consume alcoholic beverages during working hours and/or break time of less than 12 hours between working shifts or days;</w:t>
      </w:r>
    </w:p>
    <w:p w14:paraId="63A7F2F4" w14:textId="77777777" w:rsidR="00230855" w:rsidRPr="00B2009B" w:rsidRDefault="00EE16C1" w:rsidP="00B2009B">
      <w:pPr>
        <w:numPr>
          <w:ilvl w:val="0"/>
          <w:numId w:val="28"/>
        </w:numPr>
        <w:spacing w:after="0" w:line="240" w:lineRule="auto"/>
        <w:ind w:left="1418" w:hanging="425"/>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Consume alcoholic beverages if the person is under 18 years of age;</w:t>
      </w:r>
    </w:p>
    <w:p w14:paraId="17CDF099" w14:textId="77777777" w:rsidR="00230855" w:rsidRPr="00B2009B" w:rsidRDefault="00EE16C1" w:rsidP="00B2009B">
      <w:pPr>
        <w:numPr>
          <w:ilvl w:val="0"/>
          <w:numId w:val="28"/>
        </w:numPr>
        <w:spacing w:after="0" w:line="240" w:lineRule="auto"/>
        <w:ind w:left="1418" w:hanging="425"/>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 xml:space="preserve">Mix, prepare alcoholic beverages with raw materials, additives and food processing aids not permitted/unqualified for use in food; </w:t>
      </w:r>
    </w:p>
    <w:p w14:paraId="69D2B51C" w14:textId="51C9248F" w:rsidR="00230855" w:rsidRPr="00B2009B" w:rsidRDefault="00EE16C1" w:rsidP="00B2009B">
      <w:pPr>
        <w:numPr>
          <w:ilvl w:val="0"/>
          <w:numId w:val="28"/>
        </w:numPr>
        <w:spacing w:after="0" w:line="240" w:lineRule="auto"/>
        <w:ind w:left="1418" w:hanging="425"/>
        <w:rPr>
          <w:rFonts w:ascii="Arial" w:eastAsia="Times New Roman" w:hAnsi="Arial" w:cs="Arial"/>
          <w:kern w:val="0"/>
          <w:sz w:val="20"/>
          <w:szCs w:val="20"/>
          <w:lang w:val="en-GB" w:eastAsia="ru-RU"/>
          <w14:ligatures w14:val="none"/>
        </w:rPr>
      </w:pPr>
      <w:r w:rsidRPr="00B2009B">
        <w:rPr>
          <w:rFonts w:ascii="Arial" w:eastAsia="Times New Roman" w:hAnsi="Arial" w:cs="Arial"/>
          <w:kern w:val="0"/>
          <w:sz w:val="20"/>
          <w:szCs w:val="20"/>
          <w:lang w:val="en-GB" w:eastAsia="ru-RU"/>
          <w14:ligatures w14:val="none"/>
        </w:rPr>
        <w:t>Operate vehicles</w:t>
      </w:r>
      <w:r w:rsidR="00230855" w:rsidRPr="00B2009B">
        <w:rPr>
          <w:rFonts w:ascii="Arial" w:eastAsia="Times New Roman" w:hAnsi="Arial" w:cs="Arial"/>
          <w:kern w:val="0"/>
          <w:sz w:val="20"/>
          <w:szCs w:val="20"/>
          <w:lang w:val="en-GB" w:eastAsia="ru-RU"/>
          <w14:ligatures w14:val="none"/>
        </w:rPr>
        <w:t xml:space="preserve"> and/or heavy equipment</w:t>
      </w:r>
      <w:r w:rsidRPr="00B2009B">
        <w:rPr>
          <w:rFonts w:ascii="Arial" w:eastAsia="Times New Roman" w:hAnsi="Arial" w:cs="Arial"/>
          <w:kern w:val="0"/>
          <w:sz w:val="20"/>
          <w:szCs w:val="20"/>
          <w:lang w:val="en-GB" w:eastAsia="ru-RU"/>
          <w14:ligatures w14:val="none"/>
        </w:rPr>
        <w:t xml:space="preserve"> under the influence of alcohol;</w:t>
      </w:r>
      <w:r w:rsidR="007E23DD">
        <w:rPr>
          <w:rFonts w:ascii="Arial" w:eastAsia="Times New Roman" w:hAnsi="Arial" w:cs="Arial"/>
          <w:kern w:val="0"/>
          <w:sz w:val="20"/>
          <w:szCs w:val="20"/>
          <w:lang w:val="en-GB" w:eastAsia="ru-RU"/>
          <w14:ligatures w14:val="none"/>
        </w:rPr>
        <w:t xml:space="preserve"> and </w:t>
      </w:r>
    </w:p>
    <w:p w14:paraId="368A2EC5" w14:textId="2E0C5C58" w:rsidR="00EE16C1" w:rsidRPr="00F24D37" w:rsidRDefault="00EE16C1" w:rsidP="00B2009B">
      <w:pPr>
        <w:numPr>
          <w:ilvl w:val="0"/>
          <w:numId w:val="28"/>
        </w:numPr>
        <w:spacing w:after="0" w:line="240" w:lineRule="auto"/>
        <w:ind w:left="1418" w:hanging="425"/>
        <w:rPr>
          <w:rFonts w:ascii="Arial" w:eastAsia="Times New Roman" w:hAnsi="Arial" w:cs="Arial"/>
          <w:sz w:val="20"/>
          <w:szCs w:val="20"/>
          <w:lang w:eastAsia="ru-RU"/>
        </w:rPr>
      </w:pPr>
      <w:r w:rsidRPr="00B2009B">
        <w:rPr>
          <w:rFonts w:ascii="Arial" w:eastAsia="Times New Roman" w:hAnsi="Arial" w:cs="Arial"/>
          <w:kern w:val="0"/>
          <w:sz w:val="20"/>
          <w:szCs w:val="20"/>
          <w:lang w:val="en-GB" w:eastAsia="ru-RU"/>
          <w14:ligatures w14:val="none"/>
        </w:rPr>
        <w:t>Engage in excessive drinking</w:t>
      </w:r>
      <w:r w:rsidR="00F24D37">
        <w:rPr>
          <w:rFonts w:ascii="Arial" w:eastAsia="Times New Roman" w:hAnsi="Arial" w:cs="Arial"/>
          <w:kern w:val="0"/>
          <w:sz w:val="20"/>
          <w:szCs w:val="20"/>
          <w:lang w:val="en-GB" w:eastAsia="ru-RU"/>
          <w14:ligatures w14:val="none"/>
        </w:rPr>
        <w:t>.</w:t>
      </w:r>
    </w:p>
    <w:p w14:paraId="383C0A0D" w14:textId="77777777" w:rsidR="00F24D37" w:rsidRPr="00B2009B" w:rsidRDefault="00F24D37" w:rsidP="00F24D37">
      <w:pPr>
        <w:spacing w:after="0" w:line="240" w:lineRule="auto"/>
        <w:ind w:left="1418"/>
        <w:rPr>
          <w:rFonts w:ascii="Arial" w:eastAsia="Times New Roman" w:hAnsi="Arial" w:cs="Arial"/>
          <w:sz w:val="20"/>
          <w:szCs w:val="20"/>
          <w:lang w:eastAsia="ru-RU"/>
        </w:rPr>
      </w:pPr>
    </w:p>
    <w:p w14:paraId="6E30FA6E" w14:textId="3D835E2A" w:rsidR="00EE16C1" w:rsidRPr="00B2009B" w:rsidRDefault="00EE16C1" w:rsidP="00B2009B">
      <w:pPr>
        <w:pStyle w:val="ListParagraph"/>
        <w:spacing w:after="0" w:line="276" w:lineRule="auto"/>
        <w:rPr>
          <w:rFonts w:ascii="Arial" w:hAnsi="Arial" w:cs="Arial"/>
          <w:sz w:val="20"/>
          <w:szCs w:val="20"/>
          <w:lang w:val="en-US"/>
        </w:rPr>
      </w:pPr>
      <w:r w:rsidRPr="00B2009B">
        <w:rPr>
          <w:rFonts w:ascii="Arial" w:hAnsi="Arial" w:cs="Arial"/>
          <w:sz w:val="20"/>
          <w:szCs w:val="20"/>
          <w:lang w:val="en-US"/>
        </w:rPr>
        <w:t xml:space="preserve">Consumption of alcoholic beverages must be stopped immediately if there is any risk of violence, harassment, complaint between </w:t>
      </w:r>
      <w:r w:rsidR="003A4F02" w:rsidRPr="00B2009B">
        <w:rPr>
          <w:rFonts w:ascii="Arial" w:hAnsi="Arial" w:cs="Arial"/>
          <w:sz w:val="20"/>
          <w:szCs w:val="20"/>
          <w:lang w:val="en-US"/>
        </w:rPr>
        <w:t>residents</w:t>
      </w:r>
      <w:r w:rsidRPr="00B2009B">
        <w:rPr>
          <w:rFonts w:ascii="Arial" w:hAnsi="Arial" w:cs="Arial"/>
          <w:sz w:val="20"/>
          <w:szCs w:val="20"/>
          <w:lang w:val="en-US"/>
        </w:rPr>
        <w:t xml:space="preserve"> and/or with surrounding communities</w:t>
      </w:r>
      <w:r w:rsidR="00F24D37">
        <w:rPr>
          <w:rFonts w:ascii="Arial" w:hAnsi="Arial" w:cs="Arial"/>
          <w:sz w:val="20"/>
          <w:szCs w:val="20"/>
          <w:lang w:val="en-US"/>
        </w:rPr>
        <w:t>.</w:t>
      </w:r>
    </w:p>
    <w:p w14:paraId="2A2A22B8" w14:textId="77777777" w:rsidR="00F87A2A" w:rsidRPr="00B2009B" w:rsidRDefault="00F87A2A" w:rsidP="00B2009B">
      <w:pPr>
        <w:pStyle w:val="ListParagraph"/>
        <w:spacing w:after="0" w:line="276" w:lineRule="auto"/>
        <w:rPr>
          <w:rFonts w:ascii="Arial" w:hAnsi="Arial" w:cs="Arial"/>
          <w:sz w:val="20"/>
          <w:szCs w:val="20"/>
          <w:lang w:val="en-US"/>
        </w:rPr>
      </w:pPr>
    </w:p>
    <w:p w14:paraId="674652F1" w14:textId="183DFFF6" w:rsidR="003A4F02" w:rsidRPr="00B2009B" w:rsidRDefault="003A4F02" w:rsidP="00B2009B">
      <w:pPr>
        <w:pStyle w:val="ListParagraph"/>
        <w:spacing w:after="0"/>
        <w:rPr>
          <w:rFonts w:ascii="Arial" w:hAnsi="Arial" w:cs="Arial"/>
          <w:b/>
          <w:bCs/>
          <w:sz w:val="20"/>
          <w:szCs w:val="20"/>
        </w:rPr>
      </w:pPr>
      <w:r w:rsidRPr="00B2009B">
        <w:rPr>
          <w:rFonts w:ascii="Arial" w:hAnsi="Arial" w:cs="Arial"/>
          <w:b/>
          <w:bCs/>
          <w:sz w:val="20"/>
          <w:szCs w:val="20"/>
        </w:rPr>
        <w:t>7.5.3 Prohibited Drugs Policy</w:t>
      </w:r>
    </w:p>
    <w:p w14:paraId="2452C334" w14:textId="7D4A82D5" w:rsidR="00CA338E" w:rsidRPr="00B2009B" w:rsidRDefault="00CA338E" w:rsidP="00B2009B">
      <w:pPr>
        <w:pStyle w:val="ListParagraph"/>
        <w:spacing w:after="0" w:line="276" w:lineRule="auto"/>
        <w:rPr>
          <w:rFonts w:ascii="Arial" w:hAnsi="Arial" w:cs="Arial"/>
          <w:sz w:val="20"/>
          <w:szCs w:val="20"/>
          <w:lang w:val="en-US"/>
        </w:rPr>
      </w:pPr>
      <w:r w:rsidRPr="00B2009B">
        <w:rPr>
          <w:rFonts w:ascii="Arial" w:hAnsi="Arial" w:cs="Arial"/>
          <w:sz w:val="20"/>
          <w:szCs w:val="20"/>
          <w:lang w:val="en-US"/>
        </w:rPr>
        <w:t>The accommodation shall comply with relevant national and local laws on drug prevention. The following are forbidden:</w:t>
      </w:r>
    </w:p>
    <w:p w14:paraId="16176913" w14:textId="77777777" w:rsidR="00CA338E" w:rsidRPr="00B2009B" w:rsidRDefault="00CA338E" w:rsidP="00B2009B">
      <w:pPr>
        <w:numPr>
          <w:ilvl w:val="0"/>
          <w:numId w:val="28"/>
        </w:numPr>
        <w:spacing w:after="0" w:line="240" w:lineRule="auto"/>
        <w:ind w:left="1418" w:hanging="425"/>
        <w:rPr>
          <w:rFonts w:ascii="Arial" w:hAnsi="Arial" w:cs="Arial"/>
          <w:sz w:val="20"/>
          <w:szCs w:val="20"/>
          <w:lang w:eastAsia="en-GB"/>
        </w:rPr>
      </w:pPr>
      <w:r w:rsidRPr="00B2009B">
        <w:rPr>
          <w:rFonts w:ascii="Arial" w:eastAsia="Times New Roman" w:hAnsi="Arial" w:cs="Arial"/>
          <w:kern w:val="0"/>
          <w:sz w:val="20"/>
          <w:szCs w:val="20"/>
          <w:lang w:val="en-GB" w:eastAsia="ru-RU"/>
          <w14:ligatures w14:val="none"/>
        </w:rPr>
        <w:t>Cultivating narcotic</w:t>
      </w:r>
      <w:r w:rsidRPr="00B2009B">
        <w:rPr>
          <w:rFonts w:ascii="Arial" w:hAnsi="Arial" w:cs="Arial"/>
          <w:color w:val="000000"/>
          <w:sz w:val="20"/>
          <w:szCs w:val="20"/>
          <w:shd w:val="clear" w:color="auto" w:fill="FFFFFF"/>
        </w:rPr>
        <w:t>-bearing</w:t>
      </w:r>
      <w:r w:rsidRPr="00B2009B">
        <w:rPr>
          <w:rFonts w:ascii="Arial" w:hAnsi="Arial" w:cs="Arial"/>
          <w:sz w:val="20"/>
          <w:szCs w:val="20"/>
          <w:lang w:eastAsia="en-GB"/>
        </w:rPr>
        <w:t xml:space="preserve"> plants;</w:t>
      </w:r>
    </w:p>
    <w:p w14:paraId="7FCDC756" w14:textId="4D0E93D3" w:rsidR="00D57A6A" w:rsidRPr="00B2009B" w:rsidRDefault="00CA338E" w:rsidP="00B2009B">
      <w:pPr>
        <w:numPr>
          <w:ilvl w:val="0"/>
          <w:numId w:val="28"/>
        </w:numPr>
        <w:spacing w:after="0" w:line="240" w:lineRule="auto"/>
        <w:ind w:left="1418" w:hanging="425"/>
        <w:rPr>
          <w:rFonts w:ascii="Arial" w:eastAsia="Times New Roman" w:hAnsi="Arial" w:cs="Arial"/>
          <w:sz w:val="20"/>
          <w:szCs w:val="20"/>
          <w:lang w:eastAsia="ru-RU"/>
        </w:rPr>
      </w:pPr>
      <w:r w:rsidRPr="00B2009B">
        <w:rPr>
          <w:rFonts w:ascii="Arial" w:eastAsia="Times New Roman" w:hAnsi="Arial" w:cs="Arial"/>
          <w:kern w:val="0"/>
          <w:sz w:val="20"/>
          <w:szCs w:val="20"/>
          <w:lang w:val="en-GB" w:eastAsia="ru-RU"/>
          <w14:ligatures w14:val="none"/>
        </w:rPr>
        <w:t>Illegally producing, storing, transporting, preserving, buying, selling, distributing, illegal drugs;</w:t>
      </w:r>
    </w:p>
    <w:p w14:paraId="7C801396" w14:textId="313020C3" w:rsidR="00186D21" w:rsidRPr="00B2009B" w:rsidRDefault="00CA338E" w:rsidP="00B2009B">
      <w:pPr>
        <w:numPr>
          <w:ilvl w:val="0"/>
          <w:numId w:val="28"/>
        </w:numPr>
        <w:spacing w:after="0" w:line="240" w:lineRule="auto"/>
        <w:ind w:left="1418" w:hanging="425"/>
        <w:rPr>
          <w:rFonts w:ascii="Arial" w:eastAsia="Times New Roman" w:hAnsi="Arial" w:cs="Arial"/>
          <w:sz w:val="20"/>
          <w:szCs w:val="20"/>
          <w:lang w:eastAsia="ru-RU"/>
        </w:rPr>
      </w:pPr>
      <w:r w:rsidRPr="00B2009B">
        <w:rPr>
          <w:rFonts w:ascii="Arial" w:eastAsia="Times New Roman" w:hAnsi="Arial" w:cs="Arial"/>
          <w:sz w:val="20"/>
          <w:szCs w:val="20"/>
          <w:lang w:eastAsia="ru-RU"/>
        </w:rPr>
        <w:t xml:space="preserve">Using, organizing the use of illegal drugs; </w:t>
      </w:r>
      <w:r w:rsidR="00F24D37">
        <w:rPr>
          <w:rFonts w:ascii="Arial" w:eastAsia="Times New Roman" w:hAnsi="Arial" w:cs="Arial"/>
          <w:sz w:val="20"/>
          <w:szCs w:val="20"/>
          <w:lang w:eastAsia="ru-RU"/>
        </w:rPr>
        <w:t>and</w:t>
      </w:r>
    </w:p>
    <w:p w14:paraId="03BF792D" w14:textId="2EF2BC57" w:rsidR="008E21F2" w:rsidRPr="00B2009B" w:rsidRDefault="00186D21" w:rsidP="00B2009B">
      <w:pPr>
        <w:numPr>
          <w:ilvl w:val="0"/>
          <w:numId w:val="28"/>
        </w:numPr>
        <w:spacing w:after="0" w:line="240" w:lineRule="auto"/>
        <w:ind w:left="1418" w:hanging="425"/>
        <w:rPr>
          <w:rFonts w:ascii="Arial" w:hAnsi="Arial" w:cs="Arial"/>
          <w:sz w:val="20"/>
          <w:szCs w:val="20"/>
        </w:rPr>
      </w:pPr>
      <w:r w:rsidRPr="00B2009B">
        <w:rPr>
          <w:rFonts w:ascii="Arial" w:eastAsia="Times New Roman" w:hAnsi="Arial" w:cs="Arial"/>
          <w:sz w:val="20"/>
          <w:szCs w:val="20"/>
          <w:lang w:eastAsia="ru-RU"/>
        </w:rPr>
        <w:t>I</w:t>
      </w:r>
      <w:r w:rsidR="00CA338E" w:rsidRPr="00B2009B">
        <w:rPr>
          <w:rFonts w:ascii="Arial" w:eastAsia="Times New Roman" w:hAnsi="Arial" w:cs="Arial"/>
          <w:sz w:val="20"/>
          <w:szCs w:val="20"/>
          <w:lang w:eastAsia="ru-RU"/>
        </w:rPr>
        <w:t>nciting, coercing, inducing, and/or supporting the use of illegal drugs</w:t>
      </w:r>
      <w:r w:rsidR="00F24D37">
        <w:rPr>
          <w:rFonts w:ascii="Arial" w:eastAsia="Times New Roman" w:hAnsi="Arial" w:cs="Arial"/>
          <w:sz w:val="20"/>
          <w:szCs w:val="20"/>
          <w:lang w:eastAsia="ru-RU"/>
        </w:rPr>
        <w:t>.</w:t>
      </w:r>
    </w:p>
    <w:p w14:paraId="677FFDDC" w14:textId="77777777" w:rsidR="008E21F2" w:rsidRPr="00B2009B" w:rsidRDefault="008E21F2" w:rsidP="00B2009B">
      <w:pPr>
        <w:pStyle w:val="NormalWeb"/>
        <w:spacing w:before="0" w:beforeAutospacing="0" w:after="0" w:afterAutospacing="0"/>
        <w:ind w:left="567"/>
        <w:rPr>
          <w:rFonts w:ascii="Arial" w:hAnsi="Arial" w:cs="Arial"/>
          <w:sz w:val="20"/>
          <w:szCs w:val="20"/>
          <w:lang w:val="en-GB"/>
        </w:rPr>
      </w:pPr>
    </w:p>
    <w:p w14:paraId="1B892327" w14:textId="0357BEBA" w:rsidR="00603C69" w:rsidRPr="00B2009B" w:rsidRDefault="00C56225" w:rsidP="00B2009B">
      <w:pPr>
        <w:spacing w:after="0" w:line="240" w:lineRule="auto"/>
        <w:ind w:left="426" w:hanging="142"/>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7.6 </w:t>
      </w:r>
      <w:r w:rsidR="0086049C" w:rsidRPr="00B2009B">
        <w:rPr>
          <w:rFonts w:ascii="Arial" w:eastAsia="Times New Roman" w:hAnsi="Arial" w:cs="Arial"/>
          <w:b/>
          <w:bCs/>
          <w:kern w:val="0"/>
          <w:sz w:val="20"/>
          <w:szCs w:val="20"/>
          <w:lang w:val="en-GB" w:eastAsia="ru-RU"/>
          <w14:ligatures w14:val="none"/>
        </w:rPr>
        <w:t>Other facilities</w:t>
      </w:r>
    </w:p>
    <w:p w14:paraId="7CB7C9AD" w14:textId="0D005FE2" w:rsidR="00157A0F" w:rsidRPr="00B2009B" w:rsidRDefault="00157A0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Common rooms, televisions, and internet access (where feasible)</w:t>
      </w:r>
    </w:p>
    <w:p w14:paraId="52B68706" w14:textId="5DB7D115" w:rsidR="00157A0F" w:rsidRPr="00B2009B" w:rsidRDefault="00157A0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lastRenderedPageBreak/>
        <w:t>Outdoor spaces for sports and recreatio</w:t>
      </w:r>
      <w:r w:rsidR="00F24D37">
        <w:rPr>
          <w:rFonts w:ascii="Arial" w:hAnsi="Arial" w:cs="Arial"/>
          <w:sz w:val="20"/>
          <w:szCs w:val="20"/>
          <w:lang w:val="en-US"/>
        </w:rPr>
        <w:t>n</w:t>
      </w:r>
    </w:p>
    <w:p w14:paraId="5929F994" w14:textId="6FDD0471" w:rsidR="00603C69" w:rsidRPr="00B2009B" w:rsidRDefault="00157A0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Library or educational materials</w:t>
      </w:r>
    </w:p>
    <w:p w14:paraId="22FC02F2" w14:textId="77777777" w:rsidR="00A65214" w:rsidRPr="00B2009B" w:rsidRDefault="00A65214"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Internet access and mobile phone access made available</w:t>
      </w:r>
    </w:p>
    <w:p w14:paraId="3909D4FB" w14:textId="0A4C305C" w:rsidR="00A65214" w:rsidRPr="00B2009B" w:rsidRDefault="00A65214"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Designated smoking areas will be provided </w:t>
      </w:r>
    </w:p>
    <w:p w14:paraId="71443E9D" w14:textId="77777777" w:rsidR="0086049C" w:rsidRPr="00B2009B" w:rsidRDefault="0086049C" w:rsidP="00B2009B">
      <w:pPr>
        <w:pStyle w:val="ListParagraph"/>
        <w:spacing w:after="0" w:line="256" w:lineRule="auto"/>
        <w:rPr>
          <w:rFonts w:ascii="Arial" w:hAnsi="Arial" w:cs="Arial"/>
          <w:sz w:val="20"/>
          <w:szCs w:val="20"/>
        </w:rPr>
      </w:pPr>
    </w:p>
    <w:p w14:paraId="5B219273" w14:textId="2DE45393" w:rsidR="00A65214" w:rsidRPr="00B2009B" w:rsidRDefault="0086049C" w:rsidP="00B2009B">
      <w:pPr>
        <w:keepNext/>
        <w:spacing w:after="0" w:line="240" w:lineRule="auto"/>
        <w:ind w:left="426" w:hanging="142"/>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7.7</w:t>
      </w:r>
      <w:r w:rsidR="00851DCD" w:rsidRPr="00B2009B">
        <w:rPr>
          <w:rFonts w:ascii="Arial" w:eastAsia="Times New Roman" w:hAnsi="Arial" w:cs="Arial"/>
          <w:b/>
          <w:bCs/>
          <w:kern w:val="0"/>
          <w:sz w:val="20"/>
          <w:szCs w:val="20"/>
          <w:lang w:val="en-GB" w:eastAsia="ru-RU"/>
          <w14:ligatures w14:val="none"/>
        </w:rPr>
        <w:t xml:space="preserve"> </w:t>
      </w:r>
      <w:r w:rsidR="002B7296" w:rsidRPr="00B2009B">
        <w:rPr>
          <w:rFonts w:ascii="Arial" w:eastAsia="Times New Roman" w:hAnsi="Arial" w:cs="Arial"/>
          <w:b/>
          <w:bCs/>
          <w:kern w:val="0"/>
          <w:sz w:val="20"/>
          <w:szCs w:val="20"/>
          <w:lang w:val="en-GB" w:eastAsia="ru-RU"/>
          <w14:ligatures w14:val="none"/>
        </w:rPr>
        <w:t>Heating</w:t>
      </w:r>
      <w:r w:rsidR="003A2D5A" w:rsidRPr="00B2009B">
        <w:rPr>
          <w:rFonts w:ascii="Arial" w:eastAsia="Times New Roman" w:hAnsi="Arial" w:cs="Arial"/>
          <w:b/>
          <w:bCs/>
          <w:kern w:val="0"/>
          <w:sz w:val="20"/>
          <w:szCs w:val="20"/>
          <w:lang w:val="en-GB" w:eastAsia="ru-RU"/>
          <w14:ligatures w14:val="none"/>
        </w:rPr>
        <w:t xml:space="preserve">, </w:t>
      </w:r>
      <w:r w:rsidR="00440EFA" w:rsidRPr="00B2009B">
        <w:rPr>
          <w:rFonts w:ascii="Arial" w:eastAsia="Times New Roman" w:hAnsi="Arial" w:cs="Arial"/>
          <w:b/>
          <w:bCs/>
          <w:kern w:val="0"/>
          <w:sz w:val="20"/>
          <w:szCs w:val="20"/>
          <w:lang w:val="en-GB" w:eastAsia="ru-RU"/>
          <w14:ligatures w14:val="none"/>
        </w:rPr>
        <w:t>A</w:t>
      </w:r>
      <w:r w:rsidR="003A2D5A" w:rsidRPr="00B2009B">
        <w:rPr>
          <w:rFonts w:ascii="Arial" w:eastAsia="Times New Roman" w:hAnsi="Arial" w:cs="Arial"/>
          <w:b/>
          <w:bCs/>
          <w:kern w:val="0"/>
          <w:sz w:val="20"/>
          <w:szCs w:val="20"/>
          <w:lang w:val="en-GB" w:eastAsia="ru-RU"/>
          <w14:ligatures w14:val="none"/>
        </w:rPr>
        <w:t xml:space="preserve">ir conditioning </w:t>
      </w:r>
      <w:r w:rsidR="002B7296" w:rsidRPr="00B2009B">
        <w:rPr>
          <w:rFonts w:ascii="Arial" w:eastAsia="Times New Roman" w:hAnsi="Arial" w:cs="Arial"/>
          <w:b/>
          <w:bCs/>
          <w:kern w:val="0"/>
          <w:sz w:val="20"/>
          <w:szCs w:val="20"/>
          <w:lang w:val="en-GB" w:eastAsia="ru-RU"/>
          <w14:ligatures w14:val="none"/>
        </w:rPr>
        <w:t xml:space="preserve">and </w:t>
      </w:r>
      <w:r w:rsidR="00851DCD" w:rsidRPr="00B2009B">
        <w:rPr>
          <w:rFonts w:ascii="Arial" w:eastAsia="Times New Roman" w:hAnsi="Arial" w:cs="Arial"/>
          <w:b/>
          <w:bCs/>
          <w:kern w:val="0"/>
          <w:sz w:val="20"/>
          <w:szCs w:val="20"/>
          <w:lang w:val="en-GB" w:eastAsia="ru-RU"/>
          <w14:ligatures w14:val="none"/>
        </w:rPr>
        <w:t>Ventilation</w:t>
      </w:r>
    </w:p>
    <w:p w14:paraId="7DAECEDE" w14:textId="3278EE89" w:rsidR="0086049C" w:rsidRPr="00B2009B" w:rsidRDefault="00D64750"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w:t>
      </w:r>
      <w:r w:rsidR="00F778F7" w:rsidRPr="00B2009B">
        <w:rPr>
          <w:rFonts w:ascii="Arial" w:hAnsi="Arial" w:cs="Arial"/>
          <w:sz w:val="20"/>
          <w:szCs w:val="20"/>
          <w:lang w:val="en-US"/>
        </w:rPr>
        <w:t xml:space="preserve">ccommodation </w:t>
      </w:r>
      <w:r w:rsidRPr="00B2009B">
        <w:rPr>
          <w:rFonts w:ascii="Arial" w:hAnsi="Arial" w:cs="Arial"/>
          <w:sz w:val="20"/>
          <w:szCs w:val="20"/>
          <w:lang w:val="en-US"/>
        </w:rPr>
        <w:t>to</w:t>
      </w:r>
      <w:r w:rsidR="00F778F7" w:rsidRPr="00B2009B">
        <w:rPr>
          <w:rFonts w:ascii="Arial" w:hAnsi="Arial" w:cs="Arial"/>
          <w:sz w:val="20"/>
          <w:szCs w:val="20"/>
          <w:lang w:val="en-US"/>
        </w:rPr>
        <w:t xml:space="preserve"> be kept at appropriate climatic conditions to provide workers with a comfortable and healthy environment to rest and spend their time</w:t>
      </w:r>
      <w:r w:rsidR="00660CE9" w:rsidRPr="00B2009B">
        <w:rPr>
          <w:rFonts w:ascii="Arial" w:hAnsi="Arial" w:cs="Arial"/>
          <w:sz w:val="20"/>
          <w:szCs w:val="20"/>
          <w:lang w:val="en-US"/>
        </w:rPr>
        <w:t>;</w:t>
      </w:r>
    </w:p>
    <w:p w14:paraId="19892201" w14:textId="77777777" w:rsidR="0089191E" w:rsidRPr="00B2009B" w:rsidRDefault="0086131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In the winter/cold season, m</w:t>
      </w:r>
      <w:r w:rsidR="008E1FFA" w:rsidRPr="00B2009B">
        <w:rPr>
          <w:rFonts w:ascii="Arial" w:hAnsi="Arial" w:cs="Arial"/>
          <w:sz w:val="20"/>
          <w:szCs w:val="20"/>
          <w:lang w:val="en-US"/>
        </w:rPr>
        <w:t>aintain</w:t>
      </w:r>
      <w:r w:rsidR="00F778F7" w:rsidRPr="00B2009B">
        <w:rPr>
          <w:rFonts w:ascii="Arial" w:hAnsi="Arial" w:cs="Arial"/>
          <w:sz w:val="20"/>
          <w:szCs w:val="20"/>
          <w:lang w:val="en-US"/>
        </w:rPr>
        <w:t xml:space="preserve"> temperature at a level of around 20 degrees Celsius, notwithstanding the need for adequate ventilation</w:t>
      </w:r>
      <w:r w:rsidR="00440EFA" w:rsidRPr="00B2009B">
        <w:rPr>
          <w:rFonts w:ascii="Arial" w:hAnsi="Arial" w:cs="Arial"/>
          <w:sz w:val="20"/>
          <w:szCs w:val="20"/>
          <w:lang w:val="en-US"/>
        </w:rPr>
        <w:t xml:space="preserve">, </w:t>
      </w:r>
      <w:r w:rsidR="00604396" w:rsidRPr="00B2009B">
        <w:rPr>
          <w:rFonts w:ascii="Arial" w:hAnsi="Arial" w:cs="Arial"/>
          <w:sz w:val="20"/>
          <w:szCs w:val="20"/>
          <w:lang w:val="en-US"/>
        </w:rPr>
        <w:t xml:space="preserve">with </w:t>
      </w:r>
      <w:r w:rsidR="0047012E" w:rsidRPr="00B2009B">
        <w:rPr>
          <w:rFonts w:ascii="Arial" w:hAnsi="Arial" w:cs="Arial"/>
          <w:sz w:val="20"/>
          <w:szCs w:val="20"/>
          <w:lang w:val="en-US"/>
        </w:rPr>
        <w:t xml:space="preserve">provision of adequate </w:t>
      </w:r>
      <w:r w:rsidR="00440EFA" w:rsidRPr="00B2009B">
        <w:rPr>
          <w:rFonts w:ascii="Arial" w:hAnsi="Arial" w:cs="Arial"/>
          <w:sz w:val="20"/>
          <w:szCs w:val="20"/>
          <w:lang w:val="en-US"/>
        </w:rPr>
        <w:t>heating</w:t>
      </w:r>
      <w:r w:rsidR="00BE25C3" w:rsidRPr="00B2009B">
        <w:rPr>
          <w:rFonts w:ascii="Arial" w:hAnsi="Arial" w:cs="Arial"/>
          <w:sz w:val="20"/>
          <w:szCs w:val="20"/>
          <w:lang w:val="en-US"/>
        </w:rPr>
        <w:t xml:space="preserve">. </w:t>
      </w:r>
    </w:p>
    <w:p w14:paraId="71A46E83" w14:textId="4487DAD4" w:rsidR="00660CE9" w:rsidRPr="00B2009B" w:rsidRDefault="00B36EBF"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Make provision for means to cool the accommodation in </w:t>
      </w:r>
      <w:r w:rsidR="0089191E" w:rsidRPr="00B2009B">
        <w:rPr>
          <w:rFonts w:ascii="Arial" w:hAnsi="Arial" w:cs="Arial"/>
          <w:sz w:val="20"/>
          <w:szCs w:val="20"/>
          <w:lang w:val="en-US"/>
        </w:rPr>
        <w:t>the hot</w:t>
      </w:r>
      <w:r w:rsidRPr="00B2009B">
        <w:rPr>
          <w:rFonts w:ascii="Arial" w:hAnsi="Arial" w:cs="Arial"/>
          <w:sz w:val="20"/>
          <w:szCs w:val="20"/>
          <w:lang w:val="en-US"/>
        </w:rPr>
        <w:t>ter</w:t>
      </w:r>
      <w:r w:rsidR="00621A10" w:rsidRPr="00B2009B">
        <w:rPr>
          <w:rFonts w:ascii="Arial" w:hAnsi="Arial" w:cs="Arial"/>
          <w:sz w:val="20"/>
          <w:szCs w:val="20"/>
          <w:lang w:val="en-US"/>
        </w:rPr>
        <w:t>/</w:t>
      </w:r>
      <w:r w:rsidR="0089191E" w:rsidRPr="00B2009B">
        <w:rPr>
          <w:rFonts w:ascii="Arial" w:hAnsi="Arial" w:cs="Arial"/>
          <w:sz w:val="20"/>
          <w:szCs w:val="20"/>
          <w:lang w:val="en-US"/>
        </w:rPr>
        <w:t>summer months</w:t>
      </w:r>
      <w:r w:rsidR="00DA3996" w:rsidRPr="00B2009B">
        <w:rPr>
          <w:rFonts w:ascii="Arial" w:hAnsi="Arial" w:cs="Arial"/>
          <w:sz w:val="20"/>
          <w:szCs w:val="20"/>
          <w:lang w:val="en-US"/>
        </w:rPr>
        <w:t xml:space="preserve">. This can be by fans where temperatures </w:t>
      </w:r>
      <w:r w:rsidR="009C59ED" w:rsidRPr="00B2009B">
        <w:rPr>
          <w:rFonts w:ascii="Arial" w:hAnsi="Arial" w:cs="Arial"/>
          <w:sz w:val="20"/>
          <w:szCs w:val="20"/>
          <w:lang w:val="en-US"/>
        </w:rPr>
        <w:t>rise above 25 degrees Celsius, but for more extreme heat</w:t>
      </w:r>
      <w:r w:rsidR="00672D05" w:rsidRPr="00B2009B">
        <w:rPr>
          <w:rFonts w:ascii="Arial" w:hAnsi="Arial" w:cs="Arial"/>
          <w:sz w:val="20"/>
          <w:szCs w:val="20"/>
          <w:lang w:val="en-US"/>
        </w:rPr>
        <w:t xml:space="preserve"> should by air</w:t>
      </w:r>
      <w:r w:rsidR="00DA3996" w:rsidRPr="00B2009B">
        <w:rPr>
          <w:rFonts w:ascii="Arial" w:hAnsi="Arial" w:cs="Arial"/>
          <w:sz w:val="20"/>
          <w:szCs w:val="20"/>
          <w:lang w:val="en-US"/>
        </w:rPr>
        <w:t xml:space="preserve"> conditioning </w:t>
      </w:r>
      <w:r w:rsidR="00672D05" w:rsidRPr="00B2009B">
        <w:rPr>
          <w:rFonts w:ascii="Arial" w:hAnsi="Arial" w:cs="Arial"/>
          <w:sz w:val="20"/>
          <w:szCs w:val="20"/>
          <w:lang w:val="en-US"/>
        </w:rPr>
        <w:t>units</w:t>
      </w:r>
      <w:r w:rsidR="00F24D37">
        <w:rPr>
          <w:rFonts w:ascii="Arial" w:hAnsi="Arial" w:cs="Arial"/>
          <w:sz w:val="20"/>
          <w:szCs w:val="20"/>
          <w:lang w:val="en-US"/>
        </w:rPr>
        <w:t>.</w:t>
      </w:r>
    </w:p>
    <w:p w14:paraId="719E6E07" w14:textId="2EB21F67" w:rsidR="00660CE9" w:rsidRPr="00B2009B" w:rsidRDefault="00660CE9"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Ventilation must be in line with </w:t>
      </w:r>
      <w:r w:rsidR="002D46AE" w:rsidRPr="00B2009B">
        <w:rPr>
          <w:rFonts w:ascii="Arial" w:hAnsi="Arial" w:cs="Arial"/>
          <w:sz w:val="20"/>
          <w:szCs w:val="20"/>
        </w:rPr>
        <w:t>national/local requirements</w:t>
      </w:r>
      <w:r w:rsidR="0087348F" w:rsidRPr="00B2009B">
        <w:rPr>
          <w:rFonts w:ascii="Arial" w:hAnsi="Arial" w:cs="Arial"/>
          <w:sz w:val="20"/>
          <w:szCs w:val="20"/>
        </w:rPr>
        <w:t>, in accordance with the room function (e.g. kitchen, bathroom, office, dormitory, etc.)</w:t>
      </w:r>
      <w:r w:rsidR="003F2396" w:rsidRPr="00B2009B">
        <w:rPr>
          <w:rFonts w:ascii="Arial" w:hAnsi="Arial" w:cs="Arial"/>
          <w:sz w:val="20"/>
          <w:szCs w:val="20"/>
        </w:rPr>
        <w:t>, in order to maintain satisfactory</w:t>
      </w:r>
      <w:r w:rsidR="009E7135" w:rsidRPr="00B2009B">
        <w:rPr>
          <w:rFonts w:ascii="Arial" w:hAnsi="Arial" w:cs="Arial"/>
          <w:sz w:val="20"/>
          <w:szCs w:val="20"/>
        </w:rPr>
        <w:t xml:space="preserve"> and safe</w:t>
      </w:r>
      <w:r w:rsidR="003F2396" w:rsidRPr="00B2009B">
        <w:rPr>
          <w:rFonts w:ascii="Arial" w:hAnsi="Arial" w:cs="Arial"/>
          <w:sz w:val="20"/>
          <w:szCs w:val="20"/>
        </w:rPr>
        <w:t xml:space="preserve"> indoor air quality</w:t>
      </w:r>
      <w:r w:rsidR="00B21951" w:rsidRPr="00B2009B">
        <w:rPr>
          <w:rFonts w:ascii="Arial" w:hAnsi="Arial" w:cs="Arial"/>
          <w:sz w:val="20"/>
          <w:szCs w:val="20"/>
        </w:rPr>
        <w:t>.</w:t>
      </w:r>
    </w:p>
    <w:p w14:paraId="7C5A5ADA" w14:textId="77777777" w:rsidR="00E36B5A" w:rsidRPr="00B2009B" w:rsidRDefault="00E36B5A" w:rsidP="00B2009B">
      <w:pPr>
        <w:spacing w:after="0" w:line="240" w:lineRule="auto"/>
        <w:ind w:left="284"/>
        <w:rPr>
          <w:rFonts w:ascii="Arial" w:eastAsia="Times New Roman" w:hAnsi="Arial" w:cs="Arial"/>
          <w:b/>
          <w:bCs/>
          <w:kern w:val="0"/>
          <w:sz w:val="20"/>
          <w:szCs w:val="20"/>
          <w:lang w:eastAsia="ru-RU"/>
          <w14:ligatures w14:val="none"/>
        </w:rPr>
      </w:pPr>
    </w:p>
    <w:p w14:paraId="662E9B75" w14:textId="37B90540" w:rsidR="00851DCD" w:rsidRPr="00B2009B" w:rsidRDefault="0086049C" w:rsidP="00B2009B">
      <w:pPr>
        <w:keepNext/>
        <w:spacing w:after="0" w:line="240" w:lineRule="auto"/>
        <w:ind w:left="426" w:hanging="142"/>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7.8</w:t>
      </w:r>
      <w:r w:rsidR="002E21BE" w:rsidRPr="00B2009B">
        <w:rPr>
          <w:rFonts w:ascii="Arial" w:eastAsia="Times New Roman" w:hAnsi="Arial" w:cs="Arial"/>
          <w:b/>
          <w:bCs/>
          <w:kern w:val="0"/>
          <w:sz w:val="20"/>
          <w:szCs w:val="20"/>
          <w:lang w:val="en-GB" w:eastAsia="ru-RU"/>
          <w14:ligatures w14:val="none"/>
        </w:rPr>
        <w:t xml:space="preserve"> Lighting</w:t>
      </w:r>
    </w:p>
    <w:p w14:paraId="024C3679" w14:textId="77777777" w:rsidR="00D3641C" w:rsidRPr="00B2009B" w:rsidRDefault="00D3641C"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Natural and artificial lighting will be provided and maintained in the accommodation.</w:t>
      </w:r>
    </w:p>
    <w:p w14:paraId="40D2699E" w14:textId="77777777" w:rsidR="00D3641C" w:rsidRPr="00B2009B" w:rsidRDefault="00D3641C"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Adequate lightening arrangement will be ensured for proper illumination.</w:t>
      </w:r>
    </w:p>
    <w:p w14:paraId="632AABF0" w14:textId="77777777" w:rsidR="00D3641C" w:rsidRPr="00B2009B" w:rsidRDefault="00D3641C"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Emergency lighting will be provided.</w:t>
      </w:r>
    </w:p>
    <w:p w14:paraId="27C31281" w14:textId="77777777" w:rsidR="00867F4D" w:rsidRPr="00B2009B" w:rsidRDefault="00867F4D" w:rsidP="00B2009B">
      <w:pPr>
        <w:spacing w:after="0" w:line="240" w:lineRule="auto"/>
        <w:ind w:left="1418"/>
        <w:rPr>
          <w:rFonts w:ascii="Arial" w:eastAsia="Times New Roman" w:hAnsi="Arial" w:cs="Arial"/>
          <w:kern w:val="0"/>
          <w:sz w:val="20"/>
          <w:szCs w:val="20"/>
          <w:lang w:val="en-GB" w:eastAsia="ru-RU"/>
          <w14:ligatures w14:val="none"/>
        </w:rPr>
      </w:pPr>
    </w:p>
    <w:p w14:paraId="6DB17C7F" w14:textId="041E4188" w:rsidR="00D3641C" w:rsidRPr="00B2009B" w:rsidRDefault="0086049C" w:rsidP="00B2009B">
      <w:pPr>
        <w:keepNext/>
        <w:spacing w:after="0" w:line="240" w:lineRule="auto"/>
        <w:ind w:left="426" w:hanging="142"/>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7.9</w:t>
      </w:r>
      <w:r w:rsidR="00D3641C" w:rsidRPr="00B2009B">
        <w:rPr>
          <w:rFonts w:ascii="Arial" w:eastAsia="Times New Roman" w:hAnsi="Arial" w:cs="Arial"/>
          <w:b/>
          <w:bCs/>
          <w:kern w:val="0"/>
          <w:sz w:val="20"/>
          <w:szCs w:val="20"/>
          <w:lang w:val="en-GB" w:eastAsia="ru-RU"/>
          <w14:ligatures w14:val="none"/>
        </w:rPr>
        <w:t xml:space="preserve"> Drainage</w:t>
      </w:r>
    </w:p>
    <w:p w14:paraId="13ED9269" w14:textId="17AA4E84" w:rsidR="00F10126" w:rsidRPr="00B2009B" w:rsidRDefault="00F1012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Design of the accommodation will allow for adequate drainage to avoid accumulation of stagnant water</w:t>
      </w:r>
      <w:r w:rsidR="002C4542">
        <w:rPr>
          <w:rFonts w:ascii="Arial" w:hAnsi="Arial" w:cs="Arial"/>
          <w:sz w:val="20"/>
          <w:szCs w:val="20"/>
          <w:lang w:val="en-US"/>
        </w:rPr>
        <w:t>.</w:t>
      </w:r>
    </w:p>
    <w:p w14:paraId="18C0D671" w14:textId="77777777" w:rsidR="0086049C" w:rsidRPr="00B2009B" w:rsidRDefault="0086049C" w:rsidP="00B2009B">
      <w:pPr>
        <w:spacing w:after="0" w:line="240" w:lineRule="auto"/>
        <w:ind w:left="284"/>
        <w:rPr>
          <w:rFonts w:ascii="Arial" w:eastAsia="Times New Roman" w:hAnsi="Arial" w:cs="Arial"/>
          <w:b/>
          <w:bCs/>
          <w:kern w:val="0"/>
          <w:sz w:val="20"/>
          <w:szCs w:val="20"/>
          <w:lang w:val="en-GB" w:eastAsia="ru-RU"/>
          <w14:ligatures w14:val="none"/>
        </w:rPr>
      </w:pPr>
    </w:p>
    <w:p w14:paraId="33AEC6E0" w14:textId="7F1FA38B" w:rsidR="00D3641C" w:rsidRPr="00B2009B" w:rsidRDefault="0086049C" w:rsidP="00B2009B">
      <w:pPr>
        <w:keepNext/>
        <w:spacing w:after="0" w:line="240" w:lineRule="auto"/>
        <w:ind w:left="426" w:hanging="142"/>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w:t>
      </w:r>
      <w:r w:rsidR="00D3641C" w:rsidRPr="00B2009B">
        <w:rPr>
          <w:rFonts w:ascii="Arial" w:eastAsia="Times New Roman" w:hAnsi="Arial" w:cs="Arial"/>
          <w:b/>
          <w:bCs/>
          <w:kern w:val="0"/>
          <w:sz w:val="20"/>
          <w:szCs w:val="20"/>
          <w:lang w:val="en-GB" w:eastAsia="ru-RU"/>
          <w14:ligatures w14:val="none"/>
        </w:rPr>
        <w:t>10 Fire and electrical safety</w:t>
      </w:r>
    </w:p>
    <w:p w14:paraId="62EFDF9D" w14:textId="31D89301" w:rsidR="00AA6D95" w:rsidRPr="00B2009B" w:rsidRDefault="00331709"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Design of the accommodation will </w:t>
      </w:r>
      <w:r w:rsidR="00A94BA4" w:rsidRPr="00B2009B">
        <w:rPr>
          <w:rFonts w:ascii="Arial" w:hAnsi="Arial" w:cs="Arial"/>
          <w:sz w:val="20"/>
          <w:szCs w:val="20"/>
          <w:lang w:val="en-US"/>
        </w:rPr>
        <w:t>identify and implement</w:t>
      </w:r>
      <w:r w:rsidRPr="00B2009B">
        <w:rPr>
          <w:rFonts w:ascii="Arial" w:hAnsi="Arial" w:cs="Arial"/>
          <w:sz w:val="20"/>
          <w:szCs w:val="20"/>
          <w:lang w:val="en-US"/>
        </w:rPr>
        <w:t xml:space="preserve"> fire</w:t>
      </w:r>
      <w:r w:rsidR="00DC2B53" w:rsidRPr="00B2009B">
        <w:rPr>
          <w:rFonts w:ascii="Arial" w:hAnsi="Arial" w:cs="Arial"/>
          <w:sz w:val="20"/>
          <w:szCs w:val="20"/>
          <w:lang w:val="en-US"/>
        </w:rPr>
        <w:t xml:space="preserve"> and electrical</w:t>
      </w:r>
      <w:r w:rsidRPr="00B2009B">
        <w:rPr>
          <w:rFonts w:ascii="Arial" w:hAnsi="Arial" w:cs="Arial"/>
          <w:sz w:val="20"/>
          <w:szCs w:val="20"/>
          <w:lang w:val="en-US"/>
        </w:rPr>
        <w:t xml:space="preserve"> safety requirements</w:t>
      </w:r>
      <w:r w:rsidR="00DC2B53" w:rsidRPr="00B2009B">
        <w:rPr>
          <w:rFonts w:ascii="Arial" w:hAnsi="Arial" w:cs="Arial"/>
          <w:sz w:val="20"/>
          <w:szCs w:val="20"/>
          <w:lang w:val="en-US"/>
        </w:rPr>
        <w:t xml:space="preserve"> e.g.</w:t>
      </w:r>
      <w:r w:rsidRPr="00B2009B">
        <w:rPr>
          <w:rFonts w:ascii="Arial" w:hAnsi="Arial" w:cs="Arial"/>
          <w:sz w:val="20"/>
          <w:szCs w:val="20"/>
          <w:lang w:val="en-US"/>
        </w:rPr>
        <w:t xml:space="preserve"> with regards to number and size of staircases and emergency exits, restrictions on the use of certain building materials</w:t>
      </w:r>
      <w:r w:rsidR="00DC2B53" w:rsidRPr="00B2009B">
        <w:rPr>
          <w:rFonts w:ascii="Arial" w:hAnsi="Arial" w:cs="Arial"/>
          <w:sz w:val="20"/>
          <w:szCs w:val="20"/>
          <w:lang w:val="en-US"/>
        </w:rPr>
        <w:t xml:space="preserve">, </w:t>
      </w:r>
      <w:r w:rsidR="00A94BA4" w:rsidRPr="00B2009B">
        <w:rPr>
          <w:rFonts w:ascii="Arial" w:hAnsi="Arial" w:cs="Arial"/>
          <w:sz w:val="20"/>
          <w:szCs w:val="20"/>
          <w:lang w:val="en-US"/>
        </w:rPr>
        <w:t>required use of f</w:t>
      </w:r>
      <w:r w:rsidR="00106FE5" w:rsidRPr="00B2009B">
        <w:rPr>
          <w:rFonts w:ascii="Arial" w:hAnsi="Arial" w:cs="Arial"/>
          <w:sz w:val="20"/>
          <w:szCs w:val="20"/>
          <w:lang w:val="en-US"/>
        </w:rPr>
        <w:t>ire-resistant materials</w:t>
      </w:r>
      <w:r w:rsidR="009127D9" w:rsidRPr="00B2009B">
        <w:rPr>
          <w:rFonts w:ascii="Arial" w:hAnsi="Arial" w:cs="Arial"/>
          <w:sz w:val="20"/>
          <w:szCs w:val="20"/>
          <w:lang w:val="en-US"/>
        </w:rPr>
        <w:t xml:space="preserve"> </w:t>
      </w:r>
      <w:r w:rsidR="00A94BA4" w:rsidRPr="00B2009B">
        <w:rPr>
          <w:rFonts w:ascii="Arial" w:hAnsi="Arial" w:cs="Arial"/>
          <w:sz w:val="20"/>
          <w:szCs w:val="20"/>
          <w:lang w:val="en-US"/>
        </w:rPr>
        <w:t xml:space="preserve">in certain areas (e.g. </w:t>
      </w:r>
      <w:r w:rsidR="009127D9" w:rsidRPr="00B2009B">
        <w:rPr>
          <w:rFonts w:ascii="Arial" w:hAnsi="Arial" w:cs="Arial"/>
          <w:sz w:val="20"/>
          <w:szCs w:val="20"/>
          <w:lang w:val="en-US"/>
        </w:rPr>
        <w:t>cooking</w:t>
      </w:r>
      <w:r w:rsidR="00A94BA4" w:rsidRPr="00B2009B">
        <w:rPr>
          <w:rFonts w:ascii="Arial" w:hAnsi="Arial" w:cs="Arial"/>
          <w:sz w:val="20"/>
          <w:szCs w:val="20"/>
          <w:lang w:val="en-US"/>
        </w:rPr>
        <w:t xml:space="preserve"> areas)</w:t>
      </w:r>
      <w:r w:rsidR="00D0592B" w:rsidRPr="00B2009B">
        <w:rPr>
          <w:rFonts w:ascii="Arial" w:hAnsi="Arial" w:cs="Arial"/>
          <w:sz w:val="20"/>
          <w:szCs w:val="20"/>
          <w:lang w:val="en-US"/>
        </w:rPr>
        <w:t>,</w:t>
      </w:r>
      <w:r w:rsidR="006A1F9D" w:rsidRPr="00B2009B">
        <w:rPr>
          <w:rFonts w:ascii="Arial" w:hAnsi="Arial" w:cs="Arial"/>
          <w:sz w:val="20"/>
          <w:szCs w:val="20"/>
          <w:lang w:val="en-US"/>
        </w:rPr>
        <w:t xml:space="preserve"> </w:t>
      </w:r>
      <w:r w:rsidR="00316CA1" w:rsidRPr="00B2009B">
        <w:rPr>
          <w:rFonts w:ascii="Arial" w:hAnsi="Arial" w:cs="Arial"/>
          <w:sz w:val="20"/>
          <w:szCs w:val="20"/>
          <w:lang w:val="en-US"/>
        </w:rPr>
        <w:t xml:space="preserve">and </w:t>
      </w:r>
      <w:r w:rsidR="00B3427A" w:rsidRPr="00B2009B">
        <w:rPr>
          <w:rFonts w:ascii="Arial" w:hAnsi="Arial" w:cs="Arial"/>
          <w:sz w:val="20"/>
          <w:szCs w:val="20"/>
          <w:lang w:val="en-US"/>
        </w:rPr>
        <w:t>electrical fixtures</w:t>
      </w:r>
      <w:r w:rsidR="00040FCB" w:rsidRPr="00B2009B">
        <w:rPr>
          <w:rFonts w:ascii="Arial" w:hAnsi="Arial" w:cs="Arial"/>
          <w:sz w:val="20"/>
          <w:szCs w:val="20"/>
          <w:lang w:val="en-US"/>
        </w:rPr>
        <w:t xml:space="preserve"> and fittings</w:t>
      </w:r>
      <w:r w:rsidR="00BB3B8C" w:rsidRPr="00B2009B">
        <w:rPr>
          <w:rFonts w:ascii="Arial" w:hAnsi="Arial" w:cs="Arial"/>
          <w:sz w:val="20"/>
          <w:szCs w:val="20"/>
          <w:lang w:val="en-US"/>
        </w:rPr>
        <w:t>;</w:t>
      </w:r>
    </w:p>
    <w:p w14:paraId="07C3E6E6" w14:textId="1C223731" w:rsidR="00E36B5A" w:rsidRPr="00B2009B" w:rsidRDefault="009222F0"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Full details will be part of a </w:t>
      </w:r>
      <w:r w:rsidR="00E47F31" w:rsidRPr="00B2009B">
        <w:rPr>
          <w:rFonts w:ascii="Arial" w:hAnsi="Arial" w:cs="Arial"/>
          <w:sz w:val="20"/>
          <w:szCs w:val="20"/>
          <w:lang w:val="en-US"/>
        </w:rPr>
        <w:t xml:space="preserve">specific </w:t>
      </w:r>
      <w:r w:rsidR="002D0A35" w:rsidRPr="00B2009B">
        <w:rPr>
          <w:rFonts w:ascii="Arial" w:hAnsi="Arial" w:cs="Arial"/>
          <w:b/>
          <w:bCs/>
          <w:sz w:val="20"/>
          <w:szCs w:val="20"/>
          <w:lang w:val="en-US"/>
        </w:rPr>
        <w:t xml:space="preserve">Fire Safety </w:t>
      </w:r>
      <w:r w:rsidR="00C32F6D" w:rsidRPr="00B2009B">
        <w:rPr>
          <w:rFonts w:ascii="Arial" w:hAnsi="Arial" w:cs="Arial"/>
          <w:b/>
          <w:bCs/>
          <w:sz w:val="20"/>
          <w:szCs w:val="20"/>
          <w:lang w:val="en-US"/>
        </w:rPr>
        <w:t xml:space="preserve">Management </w:t>
      </w:r>
      <w:r w:rsidR="002D0A35" w:rsidRPr="00B2009B">
        <w:rPr>
          <w:rFonts w:ascii="Arial" w:hAnsi="Arial" w:cs="Arial"/>
          <w:b/>
          <w:bCs/>
          <w:sz w:val="20"/>
          <w:szCs w:val="20"/>
          <w:lang w:val="en-US"/>
        </w:rPr>
        <w:t>Plan</w:t>
      </w:r>
      <w:r w:rsidRPr="00B2009B">
        <w:rPr>
          <w:rFonts w:ascii="Arial" w:hAnsi="Arial" w:cs="Arial"/>
          <w:sz w:val="20"/>
          <w:szCs w:val="20"/>
          <w:lang w:val="en-US"/>
        </w:rPr>
        <w:t xml:space="preserve"> that the Project will prepare, either</w:t>
      </w:r>
      <w:r w:rsidR="006F4C41" w:rsidRPr="00B2009B">
        <w:rPr>
          <w:rFonts w:ascii="Arial" w:hAnsi="Arial" w:cs="Arial"/>
          <w:sz w:val="20"/>
          <w:szCs w:val="20"/>
          <w:lang w:val="en-US"/>
        </w:rPr>
        <w:t xml:space="preserve"> as standalone or part of an Emergency Preparedness Plan</w:t>
      </w:r>
      <w:r w:rsidRPr="00B2009B">
        <w:rPr>
          <w:rFonts w:ascii="Arial" w:hAnsi="Arial" w:cs="Arial"/>
          <w:sz w:val="20"/>
          <w:szCs w:val="20"/>
          <w:lang w:val="en-US"/>
        </w:rPr>
        <w:t>, that includes</w:t>
      </w:r>
      <w:r w:rsidR="008F36F8" w:rsidRPr="00B2009B">
        <w:rPr>
          <w:rFonts w:ascii="Arial" w:hAnsi="Arial" w:cs="Arial"/>
          <w:sz w:val="20"/>
          <w:szCs w:val="20"/>
          <w:lang w:val="en-US"/>
        </w:rPr>
        <w:t xml:space="preserve"> the worker facilities</w:t>
      </w:r>
      <w:r w:rsidRPr="00B2009B">
        <w:rPr>
          <w:rFonts w:ascii="Arial" w:hAnsi="Arial" w:cs="Arial"/>
          <w:sz w:val="20"/>
          <w:szCs w:val="20"/>
          <w:lang w:val="en-US"/>
        </w:rPr>
        <w:t xml:space="preserve">. This will </w:t>
      </w:r>
      <w:r w:rsidR="00780C61" w:rsidRPr="00B2009B">
        <w:rPr>
          <w:rFonts w:ascii="Arial" w:hAnsi="Arial" w:cs="Arial"/>
          <w:sz w:val="20"/>
          <w:szCs w:val="20"/>
          <w:lang w:val="en-US"/>
        </w:rPr>
        <w:t xml:space="preserve">be in line with national/local regulations and </w:t>
      </w:r>
      <w:r w:rsidRPr="00B2009B">
        <w:rPr>
          <w:rFonts w:ascii="Arial" w:hAnsi="Arial" w:cs="Arial"/>
          <w:sz w:val="20"/>
          <w:szCs w:val="20"/>
          <w:lang w:val="en-US"/>
        </w:rPr>
        <w:t xml:space="preserve">make </w:t>
      </w:r>
      <w:r w:rsidR="006F4C41" w:rsidRPr="00B2009B">
        <w:rPr>
          <w:rFonts w:ascii="Arial" w:hAnsi="Arial" w:cs="Arial"/>
          <w:sz w:val="20"/>
          <w:szCs w:val="20"/>
          <w:lang w:val="en-US"/>
        </w:rPr>
        <w:t>provision for</w:t>
      </w:r>
      <w:r w:rsidR="00E47F31" w:rsidRPr="00B2009B">
        <w:rPr>
          <w:rFonts w:ascii="Arial" w:hAnsi="Arial" w:cs="Arial"/>
          <w:sz w:val="20"/>
          <w:szCs w:val="20"/>
          <w:lang w:val="en-US"/>
        </w:rPr>
        <w:t xml:space="preserve"> training of fire wardens, periodic testing</w:t>
      </w:r>
      <w:r w:rsidR="004247A0" w:rsidRPr="00B2009B">
        <w:rPr>
          <w:rFonts w:ascii="Arial" w:hAnsi="Arial" w:cs="Arial"/>
          <w:sz w:val="20"/>
          <w:szCs w:val="20"/>
          <w:lang w:val="en-US"/>
        </w:rPr>
        <w:t>, provision</w:t>
      </w:r>
      <w:r w:rsidR="00E47F31" w:rsidRPr="00B2009B">
        <w:rPr>
          <w:rFonts w:ascii="Arial" w:hAnsi="Arial" w:cs="Arial"/>
          <w:sz w:val="20"/>
          <w:szCs w:val="20"/>
          <w:lang w:val="en-US"/>
        </w:rPr>
        <w:t xml:space="preserve"> and monitoring of </w:t>
      </w:r>
      <w:r w:rsidR="006F4C41" w:rsidRPr="00B2009B">
        <w:rPr>
          <w:rFonts w:ascii="Arial" w:hAnsi="Arial" w:cs="Arial"/>
          <w:sz w:val="20"/>
          <w:szCs w:val="20"/>
          <w:lang w:val="en-US"/>
        </w:rPr>
        <w:t xml:space="preserve">adequate </w:t>
      </w:r>
      <w:r w:rsidR="00E47F31" w:rsidRPr="00B2009B">
        <w:rPr>
          <w:rFonts w:ascii="Arial" w:hAnsi="Arial" w:cs="Arial"/>
          <w:sz w:val="20"/>
          <w:szCs w:val="20"/>
          <w:lang w:val="en-US"/>
        </w:rPr>
        <w:t>fire safety equipment</w:t>
      </w:r>
      <w:r w:rsidR="00F83C66" w:rsidRPr="00B2009B">
        <w:rPr>
          <w:rFonts w:ascii="Arial" w:hAnsi="Arial" w:cs="Arial"/>
          <w:sz w:val="20"/>
          <w:szCs w:val="20"/>
          <w:lang w:val="en-US"/>
        </w:rPr>
        <w:t xml:space="preserve"> (e.g. fire extinguishers, fire alarms</w:t>
      </w:r>
      <w:r w:rsidR="00B876E4" w:rsidRPr="00B2009B">
        <w:rPr>
          <w:rFonts w:ascii="Arial" w:hAnsi="Arial" w:cs="Arial"/>
          <w:sz w:val="20"/>
          <w:szCs w:val="20"/>
          <w:lang w:val="en-US"/>
        </w:rPr>
        <w:t>)</w:t>
      </w:r>
      <w:r w:rsidR="00F83C66" w:rsidRPr="00B2009B">
        <w:rPr>
          <w:rFonts w:ascii="Arial" w:hAnsi="Arial" w:cs="Arial"/>
          <w:sz w:val="20"/>
          <w:szCs w:val="20"/>
          <w:lang w:val="en-US"/>
        </w:rPr>
        <w:t xml:space="preserve">, </w:t>
      </w:r>
      <w:r w:rsidR="00E47F31" w:rsidRPr="00B2009B">
        <w:rPr>
          <w:rFonts w:ascii="Arial" w:hAnsi="Arial" w:cs="Arial"/>
          <w:sz w:val="20"/>
          <w:szCs w:val="20"/>
          <w:lang w:val="en-US"/>
        </w:rPr>
        <w:t>and periodic drills</w:t>
      </w:r>
      <w:r w:rsidR="001D6444" w:rsidRPr="00B2009B">
        <w:rPr>
          <w:rFonts w:ascii="Arial" w:hAnsi="Arial" w:cs="Arial"/>
          <w:sz w:val="20"/>
          <w:szCs w:val="20"/>
          <w:lang w:val="en-US"/>
        </w:rPr>
        <w:t xml:space="preserve">. </w:t>
      </w:r>
    </w:p>
    <w:p w14:paraId="45E0523D" w14:textId="77777777" w:rsidR="0086049C" w:rsidRPr="00B2009B" w:rsidRDefault="0086049C" w:rsidP="00B2009B">
      <w:pPr>
        <w:pStyle w:val="ListParagraph"/>
        <w:spacing w:after="0" w:line="276" w:lineRule="auto"/>
        <w:ind w:left="709"/>
        <w:jc w:val="both"/>
        <w:rPr>
          <w:rFonts w:ascii="Arial" w:hAnsi="Arial" w:cs="Arial"/>
          <w:sz w:val="20"/>
          <w:szCs w:val="20"/>
          <w:lang w:val="en-US"/>
        </w:rPr>
      </w:pPr>
    </w:p>
    <w:p w14:paraId="59387B03" w14:textId="35769DF9" w:rsidR="00D3641C" w:rsidRPr="00B2009B" w:rsidRDefault="0086049C" w:rsidP="00B2009B">
      <w:pPr>
        <w:keepNext/>
        <w:spacing w:after="0" w:line="240" w:lineRule="auto"/>
        <w:ind w:left="426" w:hanging="142"/>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7.</w:t>
      </w:r>
      <w:r w:rsidR="00D3641C" w:rsidRPr="00B2009B">
        <w:rPr>
          <w:rFonts w:ascii="Arial" w:eastAsia="Times New Roman" w:hAnsi="Arial" w:cs="Arial"/>
          <w:b/>
          <w:bCs/>
          <w:kern w:val="0"/>
          <w:sz w:val="20"/>
          <w:szCs w:val="20"/>
          <w:lang w:val="en-GB" w:eastAsia="ru-RU"/>
          <w14:ligatures w14:val="none"/>
        </w:rPr>
        <w:t xml:space="preserve">11 Pest control </w:t>
      </w:r>
    </w:p>
    <w:p w14:paraId="0B6F98DD" w14:textId="4C00290B" w:rsidR="00017F57" w:rsidRPr="00B2009B" w:rsidRDefault="00F41D7C"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To avoid pest entering/thriving, s</w:t>
      </w:r>
      <w:r w:rsidR="00017F57" w:rsidRPr="00B2009B">
        <w:rPr>
          <w:rFonts w:ascii="Arial" w:hAnsi="Arial" w:cs="Arial"/>
          <w:sz w:val="20"/>
          <w:szCs w:val="20"/>
          <w:lang w:val="en-US"/>
        </w:rPr>
        <w:t>eal cracks, gaps, and holes in walls, windows, and utility lines. Ensure doors and windows close properly</w:t>
      </w:r>
      <w:r w:rsidR="002C4542">
        <w:rPr>
          <w:rFonts w:ascii="Arial" w:hAnsi="Arial" w:cs="Arial"/>
          <w:sz w:val="20"/>
          <w:szCs w:val="20"/>
          <w:lang w:val="en-US"/>
        </w:rPr>
        <w:t>.</w:t>
      </w:r>
    </w:p>
    <w:p w14:paraId="24F14A8A" w14:textId="6081D0DD" w:rsidR="00006DF6" w:rsidRPr="00B2009B" w:rsidRDefault="00C23175"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Pest extermination, vector control and disinfection </w:t>
      </w:r>
      <w:r w:rsidR="00350FA3" w:rsidRPr="00B2009B">
        <w:rPr>
          <w:rFonts w:ascii="Arial" w:hAnsi="Arial" w:cs="Arial"/>
          <w:sz w:val="20"/>
          <w:szCs w:val="20"/>
          <w:lang w:val="en-US"/>
        </w:rPr>
        <w:t>must be</w:t>
      </w:r>
      <w:r w:rsidRPr="00B2009B">
        <w:rPr>
          <w:rFonts w:ascii="Arial" w:hAnsi="Arial" w:cs="Arial"/>
          <w:sz w:val="20"/>
          <w:szCs w:val="20"/>
          <w:lang w:val="en-US"/>
        </w:rPr>
        <w:t xml:space="preserve"> carried out throughout the living facilities in compliance with local requirements and/or good practice</w:t>
      </w:r>
      <w:r w:rsidR="002C4542">
        <w:rPr>
          <w:rFonts w:ascii="Arial" w:hAnsi="Arial" w:cs="Arial"/>
          <w:sz w:val="20"/>
          <w:szCs w:val="20"/>
          <w:lang w:val="en-US"/>
        </w:rPr>
        <w:t>.</w:t>
      </w:r>
    </w:p>
    <w:p w14:paraId="6D6B7C7C" w14:textId="2280A51F" w:rsidR="00350FA3" w:rsidRPr="00B2009B" w:rsidRDefault="00006DF6"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rPr>
        <w:t>Good sanitation, monitoring, and non-chemical controls</w:t>
      </w:r>
      <w:r w:rsidR="00A405F0" w:rsidRPr="00B2009B">
        <w:rPr>
          <w:rFonts w:ascii="Arial" w:hAnsi="Arial" w:cs="Arial"/>
          <w:sz w:val="20"/>
          <w:szCs w:val="20"/>
        </w:rPr>
        <w:t xml:space="preserve"> (e.g. vacuuming, steam cleaning, heat treatments</w:t>
      </w:r>
      <w:r w:rsidR="00770D5D" w:rsidRPr="00B2009B">
        <w:rPr>
          <w:rFonts w:ascii="Arial" w:hAnsi="Arial" w:cs="Arial"/>
          <w:sz w:val="20"/>
          <w:szCs w:val="20"/>
        </w:rPr>
        <w:t xml:space="preserve">) </w:t>
      </w:r>
      <w:r w:rsidR="00CF1E06" w:rsidRPr="00B2009B">
        <w:rPr>
          <w:rFonts w:ascii="Arial" w:hAnsi="Arial" w:cs="Arial"/>
          <w:sz w:val="20"/>
          <w:szCs w:val="20"/>
        </w:rPr>
        <w:t>must</w:t>
      </w:r>
      <w:r w:rsidRPr="00B2009B">
        <w:rPr>
          <w:rFonts w:ascii="Arial" w:hAnsi="Arial" w:cs="Arial"/>
          <w:sz w:val="20"/>
          <w:szCs w:val="20"/>
        </w:rPr>
        <w:t xml:space="preserve"> be prioritized before resorting to synthetic pesticides</w:t>
      </w:r>
      <w:r w:rsidR="00FE06F8" w:rsidRPr="00B2009B">
        <w:rPr>
          <w:rFonts w:ascii="Arial" w:hAnsi="Arial" w:cs="Arial"/>
          <w:sz w:val="20"/>
          <w:szCs w:val="20"/>
        </w:rPr>
        <w:t xml:space="preserve"> (including </w:t>
      </w:r>
      <w:r w:rsidR="00325642" w:rsidRPr="00B2009B">
        <w:rPr>
          <w:rFonts w:ascii="Arial" w:hAnsi="Arial" w:cs="Arial"/>
          <w:sz w:val="20"/>
          <w:szCs w:val="20"/>
        </w:rPr>
        <w:t>insecticides</w:t>
      </w:r>
      <w:r w:rsidR="00FE06F8" w:rsidRPr="00B2009B">
        <w:rPr>
          <w:rFonts w:ascii="Arial" w:hAnsi="Arial" w:cs="Arial"/>
          <w:sz w:val="20"/>
          <w:szCs w:val="20"/>
        </w:rPr>
        <w:t>)</w:t>
      </w:r>
      <w:r w:rsidRPr="00B2009B">
        <w:rPr>
          <w:rFonts w:ascii="Arial" w:hAnsi="Arial" w:cs="Arial"/>
          <w:sz w:val="20"/>
          <w:szCs w:val="20"/>
        </w:rPr>
        <w:t>.</w:t>
      </w:r>
      <w:r w:rsidR="00325642" w:rsidRPr="00B2009B">
        <w:rPr>
          <w:rFonts w:ascii="Arial" w:hAnsi="Arial" w:cs="Arial"/>
          <w:sz w:val="20"/>
          <w:szCs w:val="20"/>
        </w:rPr>
        <w:t xml:space="preserve"> </w:t>
      </w:r>
      <w:r w:rsidR="007512CB" w:rsidRPr="00B2009B">
        <w:rPr>
          <w:rFonts w:ascii="Arial" w:hAnsi="Arial" w:cs="Arial"/>
          <w:sz w:val="20"/>
          <w:szCs w:val="20"/>
          <w:lang w:val="en-US"/>
        </w:rPr>
        <w:t>Any u</w:t>
      </w:r>
      <w:r w:rsidR="00F83C3F" w:rsidRPr="00B2009B">
        <w:rPr>
          <w:rFonts w:ascii="Arial" w:hAnsi="Arial" w:cs="Arial"/>
          <w:sz w:val="20"/>
          <w:szCs w:val="20"/>
          <w:lang w:val="en-US"/>
        </w:rPr>
        <w:t xml:space="preserve">se of </w:t>
      </w:r>
      <w:r w:rsidR="007512CB" w:rsidRPr="00B2009B">
        <w:rPr>
          <w:rFonts w:ascii="Arial" w:hAnsi="Arial" w:cs="Arial"/>
          <w:sz w:val="20"/>
          <w:szCs w:val="20"/>
          <w:lang w:val="en-US"/>
        </w:rPr>
        <w:t>p</w:t>
      </w:r>
      <w:r w:rsidR="00F83C3F" w:rsidRPr="00B2009B">
        <w:rPr>
          <w:rFonts w:ascii="Arial" w:hAnsi="Arial" w:cs="Arial"/>
          <w:sz w:val="20"/>
          <w:szCs w:val="20"/>
          <w:lang w:val="en-US"/>
        </w:rPr>
        <w:t xml:space="preserve">esticides </w:t>
      </w:r>
      <w:r w:rsidR="00B17700" w:rsidRPr="00B2009B">
        <w:rPr>
          <w:rFonts w:ascii="Arial" w:hAnsi="Arial" w:cs="Arial"/>
          <w:sz w:val="20"/>
          <w:szCs w:val="20"/>
          <w:lang w:val="en-US"/>
        </w:rPr>
        <w:t xml:space="preserve">must </w:t>
      </w:r>
      <w:r w:rsidR="0076349E" w:rsidRPr="00B2009B">
        <w:rPr>
          <w:rFonts w:ascii="Arial" w:hAnsi="Arial" w:cs="Arial"/>
          <w:sz w:val="20"/>
          <w:szCs w:val="20"/>
          <w:lang w:val="en-US"/>
        </w:rPr>
        <w:t>be</w:t>
      </w:r>
      <w:r w:rsidR="00B17700" w:rsidRPr="00B2009B">
        <w:rPr>
          <w:rFonts w:ascii="Arial" w:hAnsi="Arial" w:cs="Arial"/>
          <w:sz w:val="20"/>
          <w:szCs w:val="20"/>
          <w:lang w:val="en-US"/>
        </w:rPr>
        <w:t xml:space="preserve"> </w:t>
      </w:r>
      <w:r w:rsidR="00EF58B3" w:rsidRPr="00B2009B">
        <w:rPr>
          <w:rFonts w:ascii="Arial" w:hAnsi="Arial" w:cs="Arial"/>
          <w:sz w:val="20"/>
          <w:szCs w:val="20"/>
        </w:rPr>
        <w:t xml:space="preserve">targeted, low-risk, </w:t>
      </w:r>
      <w:r w:rsidR="00ED0DE2" w:rsidRPr="00B2009B">
        <w:rPr>
          <w:rFonts w:ascii="Arial" w:hAnsi="Arial" w:cs="Arial"/>
          <w:sz w:val="20"/>
          <w:szCs w:val="20"/>
        </w:rPr>
        <w:t>follow manufacturer instructions and be</w:t>
      </w:r>
      <w:r w:rsidR="00EF58B3" w:rsidRPr="00B2009B">
        <w:rPr>
          <w:rFonts w:ascii="Arial" w:hAnsi="Arial" w:cs="Arial"/>
          <w:sz w:val="20"/>
          <w:szCs w:val="20"/>
        </w:rPr>
        <w:t xml:space="preserve"> used only when necessary</w:t>
      </w:r>
      <w:r w:rsidR="00ED0DE2" w:rsidRPr="00B2009B">
        <w:rPr>
          <w:rFonts w:ascii="Arial" w:hAnsi="Arial" w:cs="Arial"/>
          <w:sz w:val="20"/>
          <w:szCs w:val="20"/>
        </w:rPr>
        <w:t xml:space="preserve"> or </w:t>
      </w:r>
      <w:r w:rsidR="004F18BD" w:rsidRPr="00B2009B">
        <w:rPr>
          <w:rFonts w:ascii="Arial" w:hAnsi="Arial" w:cs="Arial"/>
          <w:sz w:val="20"/>
          <w:szCs w:val="20"/>
        </w:rPr>
        <w:t>to</w:t>
      </w:r>
      <w:r w:rsidR="00ED0DE2" w:rsidRPr="00B2009B">
        <w:rPr>
          <w:rFonts w:ascii="Arial" w:hAnsi="Arial" w:cs="Arial"/>
          <w:sz w:val="20"/>
          <w:szCs w:val="20"/>
        </w:rPr>
        <w:t xml:space="preserve"> compliance with </w:t>
      </w:r>
      <w:r w:rsidR="00ED0DE2" w:rsidRPr="00B2009B">
        <w:rPr>
          <w:rFonts w:ascii="Arial" w:hAnsi="Arial" w:cs="Arial"/>
          <w:sz w:val="20"/>
          <w:szCs w:val="20"/>
          <w:lang w:val="en-US"/>
        </w:rPr>
        <w:t>local requirements and/or good practice</w:t>
      </w:r>
      <w:r w:rsidR="00F77599" w:rsidRPr="00B2009B">
        <w:rPr>
          <w:rFonts w:ascii="Arial" w:hAnsi="Arial" w:cs="Arial"/>
          <w:sz w:val="20"/>
          <w:szCs w:val="20"/>
          <w:lang w:val="en-US"/>
        </w:rPr>
        <w:t>. Reference can be made to</w:t>
      </w:r>
      <w:r w:rsidR="009A6CB3" w:rsidRPr="00B2009B">
        <w:rPr>
          <w:rFonts w:ascii="Arial" w:hAnsi="Arial" w:cs="Arial"/>
          <w:sz w:val="20"/>
          <w:szCs w:val="20"/>
          <w:lang w:val="en-US"/>
        </w:rPr>
        <w:t>;</w:t>
      </w:r>
    </w:p>
    <w:p w14:paraId="4D085856" w14:textId="1BF9AF50" w:rsidR="0086049C" w:rsidRPr="00B2009B" w:rsidRDefault="00B649B9"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P</w:t>
      </w:r>
      <w:r w:rsidR="00C23175" w:rsidRPr="00B2009B">
        <w:rPr>
          <w:rFonts w:ascii="Arial" w:hAnsi="Arial" w:cs="Arial"/>
          <w:sz w:val="20"/>
          <w:szCs w:val="20"/>
          <w:lang w:val="en-US"/>
        </w:rPr>
        <w:t xml:space="preserve">est </w:t>
      </w:r>
      <w:r w:rsidR="00E4645E" w:rsidRPr="00B2009B">
        <w:rPr>
          <w:rFonts w:ascii="Arial" w:hAnsi="Arial" w:cs="Arial"/>
          <w:sz w:val="20"/>
          <w:szCs w:val="20"/>
          <w:lang w:val="en-US"/>
        </w:rPr>
        <w:t xml:space="preserve">(e.g. cockroaches, </w:t>
      </w:r>
      <w:r w:rsidR="00074451" w:rsidRPr="00B2009B">
        <w:rPr>
          <w:rFonts w:ascii="Arial" w:hAnsi="Arial" w:cs="Arial"/>
          <w:sz w:val="20"/>
          <w:szCs w:val="20"/>
          <w:lang w:val="en-US"/>
        </w:rPr>
        <w:t xml:space="preserve">bed bugs, </w:t>
      </w:r>
      <w:r w:rsidR="00E4645E" w:rsidRPr="00B2009B">
        <w:rPr>
          <w:rFonts w:ascii="Arial" w:hAnsi="Arial" w:cs="Arial"/>
          <w:sz w:val="20"/>
          <w:szCs w:val="20"/>
          <w:lang w:val="en-US"/>
        </w:rPr>
        <w:t xml:space="preserve">etc.) </w:t>
      </w:r>
      <w:r w:rsidR="00C23175" w:rsidRPr="00B2009B">
        <w:rPr>
          <w:rFonts w:ascii="Arial" w:hAnsi="Arial" w:cs="Arial"/>
          <w:sz w:val="20"/>
          <w:szCs w:val="20"/>
          <w:lang w:val="en-US"/>
        </w:rPr>
        <w:t xml:space="preserve">and vector </w:t>
      </w:r>
      <w:r w:rsidRPr="00B2009B">
        <w:rPr>
          <w:rFonts w:ascii="Arial" w:hAnsi="Arial" w:cs="Arial"/>
          <w:sz w:val="20"/>
          <w:szCs w:val="20"/>
          <w:lang w:val="en-US"/>
        </w:rPr>
        <w:t>(e.g. mosquito</w:t>
      </w:r>
      <w:r w:rsidR="00A7079A" w:rsidRPr="00B2009B">
        <w:rPr>
          <w:rFonts w:ascii="Arial" w:hAnsi="Arial" w:cs="Arial"/>
          <w:sz w:val="20"/>
          <w:szCs w:val="20"/>
          <w:lang w:val="en-US"/>
        </w:rPr>
        <w:t xml:space="preserve">s, </w:t>
      </w:r>
      <w:r w:rsidR="00E4645E" w:rsidRPr="00B2009B">
        <w:rPr>
          <w:rFonts w:ascii="Arial" w:hAnsi="Arial" w:cs="Arial"/>
          <w:sz w:val="20"/>
          <w:szCs w:val="20"/>
          <w:lang w:val="en-US"/>
        </w:rPr>
        <w:t>rodents</w:t>
      </w:r>
      <w:r w:rsidR="00A7079A" w:rsidRPr="00B2009B">
        <w:rPr>
          <w:rFonts w:ascii="Arial" w:hAnsi="Arial" w:cs="Arial"/>
          <w:sz w:val="20"/>
          <w:szCs w:val="20"/>
          <w:lang w:val="en-US"/>
        </w:rPr>
        <w:t>, etc.</w:t>
      </w:r>
      <w:r w:rsidRPr="00B2009B">
        <w:rPr>
          <w:rFonts w:ascii="Arial" w:hAnsi="Arial" w:cs="Arial"/>
          <w:sz w:val="20"/>
          <w:szCs w:val="20"/>
          <w:lang w:val="en-US"/>
        </w:rPr>
        <w:t xml:space="preserve">) </w:t>
      </w:r>
      <w:r w:rsidR="00C23175" w:rsidRPr="00B2009B">
        <w:rPr>
          <w:rFonts w:ascii="Arial" w:hAnsi="Arial" w:cs="Arial"/>
          <w:sz w:val="20"/>
          <w:szCs w:val="20"/>
          <w:lang w:val="en-US"/>
        </w:rPr>
        <w:t>monitoring should be performed on a regular basis</w:t>
      </w:r>
      <w:r w:rsidR="00320390" w:rsidRPr="00B2009B">
        <w:rPr>
          <w:rFonts w:ascii="Arial" w:hAnsi="Arial" w:cs="Arial"/>
          <w:sz w:val="20"/>
          <w:szCs w:val="20"/>
          <w:lang w:val="en-US"/>
        </w:rPr>
        <w:t xml:space="preserve"> and documented</w:t>
      </w:r>
      <w:r w:rsidR="002C4542">
        <w:rPr>
          <w:rFonts w:ascii="Arial" w:hAnsi="Arial" w:cs="Arial"/>
          <w:sz w:val="20"/>
          <w:szCs w:val="20"/>
          <w:lang w:val="en-US"/>
        </w:rPr>
        <w:t>.</w:t>
      </w:r>
    </w:p>
    <w:p w14:paraId="34DD94E2" w14:textId="311DD39C" w:rsidR="009A6CB3" w:rsidRPr="00B2009B" w:rsidRDefault="009A6CB3"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Means should be available for staff to communicat</w:t>
      </w:r>
      <w:r w:rsidR="004562AF" w:rsidRPr="00B2009B">
        <w:rPr>
          <w:rFonts w:ascii="Arial" w:hAnsi="Arial" w:cs="Arial"/>
          <w:sz w:val="20"/>
          <w:szCs w:val="20"/>
          <w:lang w:val="en-US"/>
        </w:rPr>
        <w:t>e</w:t>
      </w:r>
      <w:r w:rsidRPr="00B2009B">
        <w:rPr>
          <w:rFonts w:ascii="Arial" w:hAnsi="Arial" w:cs="Arial"/>
          <w:sz w:val="20"/>
          <w:szCs w:val="20"/>
          <w:lang w:val="en-US"/>
        </w:rPr>
        <w:t xml:space="preserve"> any </w:t>
      </w:r>
      <w:r w:rsidRPr="00B2009B">
        <w:rPr>
          <w:rFonts w:ascii="Arial" w:hAnsi="Arial" w:cs="Arial"/>
          <w:sz w:val="20"/>
          <w:szCs w:val="20"/>
        </w:rPr>
        <w:t>signs or direct sightings of pests</w:t>
      </w:r>
      <w:r w:rsidR="004562AF" w:rsidRPr="00B2009B">
        <w:rPr>
          <w:rFonts w:ascii="Arial" w:hAnsi="Arial" w:cs="Arial"/>
          <w:sz w:val="20"/>
          <w:szCs w:val="20"/>
        </w:rPr>
        <w:t xml:space="preserve"> to appropriate authorities, </w:t>
      </w:r>
      <w:r w:rsidRPr="00B2009B">
        <w:rPr>
          <w:rFonts w:ascii="Arial" w:hAnsi="Arial" w:cs="Arial"/>
          <w:sz w:val="20"/>
          <w:szCs w:val="20"/>
        </w:rPr>
        <w:t>that allow for documented follow up and resolution.</w:t>
      </w:r>
    </w:p>
    <w:p w14:paraId="68DAC3AF" w14:textId="06CAC410" w:rsidR="00D3641C" w:rsidRDefault="00695C62"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23" w:name="_Toc215764778"/>
      <w:r w:rsidRPr="00B2009B">
        <w:rPr>
          <w:rFonts w:ascii="Arial" w:eastAsia="Times New Roman" w:hAnsi="Arial" w:cs="Arial"/>
          <w:b/>
          <w:bCs/>
          <w:kern w:val="0"/>
          <w:sz w:val="20"/>
          <w:szCs w:val="20"/>
          <w:lang w:val="en-GB" w:eastAsia="ru-RU"/>
          <w14:ligatures w14:val="none"/>
        </w:rPr>
        <w:t>WORKERS’ RIGHTS</w:t>
      </w:r>
      <w:bookmarkEnd w:id="23"/>
      <w:r w:rsidRPr="00B2009B">
        <w:rPr>
          <w:rFonts w:ascii="Arial" w:eastAsia="Times New Roman" w:hAnsi="Arial" w:cs="Arial"/>
          <w:b/>
          <w:bCs/>
          <w:kern w:val="0"/>
          <w:sz w:val="20"/>
          <w:szCs w:val="20"/>
          <w:lang w:val="en-GB" w:eastAsia="ru-RU"/>
          <w14:ligatures w14:val="none"/>
        </w:rPr>
        <w:t xml:space="preserve"> </w:t>
      </w:r>
    </w:p>
    <w:p w14:paraId="7FA426B1" w14:textId="77777777" w:rsidR="002C4542" w:rsidRPr="00B2009B" w:rsidRDefault="002C4542" w:rsidP="002C4542">
      <w:pPr>
        <w:keepNext/>
        <w:spacing w:after="0" w:line="240" w:lineRule="auto"/>
        <w:ind w:left="709"/>
        <w:outlineLvl w:val="2"/>
        <w:rPr>
          <w:rFonts w:ascii="Arial" w:eastAsia="Times New Roman" w:hAnsi="Arial" w:cs="Arial"/>
          <w:b/>
          <w:bCs/>
          <w:kern w:val="0"/>
          <w:sz w:val="20"/>
          <w:szCs w:val="20"/>
          <w:lang w:val="en-GB" w:eastAsia="ru-RU"/>
          <w14:ligatures w14:val="none"/>
        </w:rPr>
      </w:pPr>
    </w:p>
    <w:p w14:paraId="564C8B30" w14:textId="5091A73C"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As described in </w:t>
      </w:r>
      <w:r w:rsidRPr="00B2009B">
        <w:rPr>
          <w:rFonts w:ascii="Arial" w:hAnsi="Arial" w:cs="Arial"/>
          <w:b/>
          <w:sz w:val="20"/>
          <w:szCs w:val="20"/>
          <w:lang w:val="en-US"/>
        </w:rPr>
        <w:t>Workers Code of Conduct</w:t>
      </w:r>
    </w:p>
    <w:p w14:paraId="51849331"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Restriction of workers’ freedom of movement to and from the site will be limited and duly justified.  </w:t>
      </w:r>
    </w:p>
    <w:p w14:paraId="660FA813" w14:textId="004C933A"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Workers will be provided with 24/7 access to the camp site. Any restrictions based on security reasons will be balanced by the necessity to respect workers’ freedom of movement.</w:t>
      </w:r>
    </w:p>
    <w:p w14:paraId="01AFC29D" w14:textId="05CC9DFD"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Where possible, an adequate transport system to surrounding communities will be provided. </w:t>
      </w:r>
    </w:p>
    <w:p w14:paraId="4EC9AF1E"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Freedom of association will expressly be respected.  </w:t>
      </w:r>
    </w:p>
    <w:p w14:paraId="2A4FE094"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Workers’ gender and religious, cultural, and social backgrounds will be respected. In particular, workers will be provided with the possibility of celebrating religious holidays and observances.  </w:t>
      </w:r>
    </w:p>
    <w:p w14:paraId="55674D9B"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lastRenderedPageBreak/>
        <w:t xml:space="preserve">Workers will be made aware of their rights and obligations and are provided with a copy of the internal workers’ camp rules, procedures, and sanction mechanisms in a language or through a media that they understand.  </w:t>
      </w:r>
    </w:p>
    <w:p w14:paraId="771903DA"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Camp regulations, including those relating to the allocation of rooms, will be nondiscriminatory.  </w:t>
      </w:r>
    </w:p>
    <w:p w14:paraId="15B5CC84"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Where possible, visitor and 3rd party access will be allowed.  </w:t>
      </w:r>
    </w:p>
    <w:p w14:paraId="7A73A344" w14:textId="77777777" w:rsidR="005E271A" w:rsidRPr="00B2009B" w:rsidRDefault="005E271A" w:rsidP="00B2009B">
      <w:pPr>
        <w:pStyle w:val="ListParagraph"/>
        <w:numPr>
          <w:ilvl w:val="0"/>
          <w:numId w:val="24"/>
        </w:numPr>
        <w:spacing w:after="0" w:line="276" w:lineRule="auto"/>
        <w:ind w:left="709" w:hanging="283"/>
        <w:jc w:val="both"/>
        <w:rPr>
          <w:rFonts w:ascii="Arial" w:hAnsi="Arial" w:cs="Arial"/>
          <w:sz w:val="20"/>
          <w:szCs w:val="20"/>
          <w:lang w:val="en-US"/>
        </w:rPr>
      </w:pPr>
      <w:r w:rsidRPr="00B2009B">
        <w:rPr>
          <w:rFonts w:ascii="Arial" w:hAnsi="Arial" w:cs="Arial"/>
          <w:sz w:val="20"/>
          <w:szCs w:val="20"/>
          <w:lang w:val="en-US"/>
        </w:rPr>
        <w:t xml:space="preserve">A fair and non-discriminatory disciplinary procedure will be implemented including on the right of workers to defend themselves. </w:t>
      </w:r>
    </w:p>
    <w:p w14:paraId="1101D1F9" w14:textId="77777777" w:rsidR="005E271A" w:rsidRPr="00B2009B" w:rsidRDefault="005E271A" w:rsidP="00B2009B">
      <w:pPr>
        <w:spacing w:after="0" w:line="240" w:lineRule="auto"/>
        <w:rPr>
          <w:rFonts w:ascii="Arial" w:eastAsia="Times New Roman" w:hAnsi="Arial" w:cs="Arial"/>
          <w:b/>
          <w:bCs/>
          <w:kern w:val="0"/>
          <w:sz w:val="20"/>
          <w:szCs w:val="20"/>
          <w:lang w:val="en-GB" w:eastAsia="ru-RU"/>
          <w14:ligatures w14:val="none"/>
        </w:rPr>
      </w:pPr>
    </w:p>
    <w:p w14:paraId="0AC0350B" w14:textId="4B55B172" w:rsidR="005E271A" w:rsidRPr="00B2009B" w:rsidRDefault="00894BED"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24" w:name="_Toc215764779"/>
      <w:r w:rsidRPr="00B2009B">
        <w:rPr>
          <w:rFonts w:ascii="Arial" w:eastAsia="Times New Roman" w:hAnsi="Arial" w:cs="Arial"/>
          <w:b/>
          <w:bCs/>
          <w:kern w:val="0"/>
          <w:sz w:val="20"/>
          <w:szCs w:val="20"/>
          <w:lang w:val="en-GB" w:eastAsia="ru-RU"/>
          <w14:ligatures w14:val="none"/>
        </w:rPr>
        <w:t>GRIEVANCE PROCEDURE</w:t>
      </w:r>
      <w:bookmarkEnd w:id="24"/>
      <w:r w:rsidRPr="00B2009B">
        <w:rPr>
          <w:rFonts w:ascii="Arial" w:eastAsia="Times New Roman" w:hAnsi="Arial" w:cs="Arial"/>
          <w:b/>
          <w:bCs/>
          <w:kern w:val="0"/>
          <w:sz w:val="20"/>
          <w:szCs w:val="20"/>
          <w:lang w:val="en-GB" w:eastAsia="ru-RU"/>
          <w14:ligatures w14:val="none"/>
        </w:rPr>
        <w:t xml:space="preserve"> </w:t>
      </w:r>
    </w:p>
    <w:p w14:paraId="307C5661" w14:textId="52516860" w:rsidR="00D86BB5" w:rsidRPr="00B2009B" w:rsidRDefault="00DA074A" w:rsidP="00B2009B">
      <w:pPr>
        <w:spacing w:after="0" w:line="276" w:lineRule="auto"/>
        <w:ind w:left="491"/>
        <w:rPr>
          <w:rFonts w:ascii="Arial" w:hAnsi="Arial" w:cs="Arial"/>
          <w:sz w:val="20"/>
          <w:szCs w:val="20"/>
          <w:lang w:val="en-US"/>
        </w:rPr>
      </w:pPr>
      <w:r w:rsidRPr="00B2009B">
        <w:rPr>
          <w:rFonts w:ascii="Arial" w:hAnsi="Arial" w:cs="Arial"/>
          <w:sz w:val="20"/>
          <w:szCs w:val="20"/>
          <w:lang w:val="en-US"/>
        </w:rPr>
        <w:t xml:space="preserve">Any grievance filed by workers’ camp residents on their living conditions, management arrangement, rules and regulations and relationship with other residents will be addressed through the </w:t>
      </w:r>
      <w:r w:rsidRPr="00B2009B">
        <w:rPr>
          <w:rFonts w:ascii="Arial" w:hAnsi="Arial" w:cs="Arial"/>
          <w:b/>
          <w:sz w:val="20"/>
          <w:szCs w:val="20"/>
          <w:lang w:val="en-US"/>
        </w:rPr>
        <w:t>Workers’ Grievance Redre</w:t>
      </w:r>
      <w:r w:rsidR="008668F0" w:rsidRPr="00B2009B">
        <w:rPr>
          <w:rFonts w:ascii="Arial" w:hAnsi="Arial" w:cs="Arial"/>
          <w:b/>
          <w:sz w:val="20"/>
          <w:szCs w:val="20"/>
          <w:lang w:val="en-US"/>
        </w:rPr>
        <w:t>ss Mech</w:t>
      </w:r>
      <w:r w:rsidR="00E7726B" w:rsidRPr="00B2009B">
        <w:rPr>
          <w:rFonts w:ascii="Arial" w:hAnsi="Arial" w:cs="Arial"/>
          <w:b/>
          <w:sz w:val="20"/>
          <w:szCs w:val="20"/>
          <w:lang w:val="en-US"/>
        </w:rPr>
        <w:t>anis</w:t>
      </w:r>
      <w:r w:rsidR="008668F0" w:rsidRPr="00B2009B">
        <w:rPr>
          <w:rFonts w:ascii="Arial" w:hAnsi="Arial" w:cs="Arial"/>
          <w:b/>
          <w:sz w:val="20"/>
          <w:szCs w:val="20"/>
          <w:lang w:val="en-US"/>
        </w:rPr>
        <w:t>m</w:t>
      </w:r>
      <w:r w:rsidR="00E7726B" w:rsidRPr="00B2009B">
        <w:rPr>
          <w:rFonts w:ascii="Arial" w:hAnsi="Arial" w:cs="Arial"/>
          <w:sz w:val="20"/>
          <w:szCs w:val="20"/>
          <w:lang w:val="en-US"/>
        </w:rPr>
        <w:t xml:space="preserve"> (</w:t>
      </w:r>
      <w:r w:rsidR="007B1486" w:rsidRPr="00B2009B">
        <w:rPr>
          <w:rFonts w:ascii="Arial" w:hAnsi="Arial" w:cs="Arial"/>
          <w:sz w:val="20"/>
          <w:szCs w:val="20"/>
          <w:lang w:val="en-US"/>
        </w:rPr>
        <w:t>GRM – to be provided as a separate document</w:t>
      </w:r>
      <w:r w:rsidR="00E7726B" w:rsidRPr="00B2009B">
        <w:rPr>
          <w:rFonts w:ascii="Arial" w:hAnsi="Arial" w:cs="Arial"/>
          <w:sz w:val="20"/>
          <w:szCs w:val="20"/>
          <w:lang w:val="en-US"/>
        </w:rPr>
        <w:t>)</w:t>
      </w:r>
      <w:r w:rsidRPr="00B2009B">
        <w:rPr>
          <w:rFonts w:ascii="Arial" w:hAnsi="Arial" w:cs="Arial"/>
          <w:sz w:val="20"/>
          <w:szCs w:val="20"/>
          <w:lang w:val="en-US"/>
        </w:rPr>
        <w:t>.</w:t>
      </w:r>
      <w:r w:rsidR="008668F0" w:rsidRPr="00B2009B">
        <w:rPr>
          <w:rFonts w:ascii="Arial" w:hAnsi="Arial" w:cs="Arial"/>
          <w:sz w:val="20"/>
          <w:szCs w:val="20"/>
          <w:lang w:val="en-US"/>
        </w:rPr>
        <w:t xml:space="preserve"> The GRM procedures will be posted in various areas of the workers’ accommodation</w:t>
      </w:r>
      <w:r w:rsidR="006B0EC5" w:rsidRPr="00B2009B">
        <w:rPr>
          <w:rFonts w:ascii="Arial" w:hAnsi="Arial" w:cs="Arial"/>
          <w:sz w:val="20"/>
          <w:szCs w:val="20"/>
          <w:lang w:val="en-US"/>
        </w:rPr>
        <w:t>.</w:t>
      </w:r>
      <w:r w:rsidRPr="00B2009B">
        <w:rPr>
          <w:rFonts w:ascii="Arial" w:hAnsi="Arial" w:cs="Arial"/>
          <w:sz w:val="20"/>
          <w:szCs w:val="20"/>
          <w:lang w:val="en-US"/>
        </w:rPr>
        <w:t xml:space="preserve"> Grievance Boxes will be deployed in the accommodation building in an area where grievances can be submitted anonymously.</w:t>
      </w:r>
    </w:p>
    <w:p w14:paraId="2CA67925" w14:textId="77777777" w:rsidR="00356189" w:rsidRPr="00B2009B" w:rsidRDefault="00356189" w:rsidP="00B2009B">
      <w:pPr>
        <w:pStyle w:val="ListParagraph"/>
        <w:spacing w:after="0" w:line="276" w:lineRule="auto"/>
        <w:ind w:hanging="11"/>
        <w:rPr>
          <w:rFonts w:ascii="Arial" w:hAnsi="Arial" w:cs="Arial"/>
          <w:sz w:val="20"/>
          <w:szCs w:val="20"/>
        </w:rPr>
      </w:pPr>
    </w:p>
    <w:p w14:paraId="052D4DD7" w14:textId="77777777" w:rsidR="00356189" w:rsidRPr="00B2009B" w:rsidRDefault="00356189" w:rsidP="00B2009B">
      <w:pPr>
        <w:spacing w:after="0" w:line="276" w:lineRule="auto"/>
        <w:ind w:left="491"/>
        <w:rPr>
          <w:rFonts w:ascii="Arial" w:hAnsi="Arial" w:cs="Arial"/>
          <w:sz w:val="20"/>
          <w:szCs w:val="20"/>
        </w:rPr>
      </w:pPr>
      <w:r w:rsidRPr="00B2009B">
        <w:rPr>
          <w:rFonts w:ascii="Arial" w:hAnsi="Arial" w:cs="Arial"/>
          <w:sz w:val="20"/>
          <w:szCs w:val="20"/>
        </w:rPr>
        <w:t xml:space="preserve">GRM procedure awareness training will be provided to all local and foreign workers. The GRM procedure and related documents will be made available to them in the language they can understand. </w:t>
      </w:r>
    </w:p>
    <w:p w14:paraId="39341865" w14:textId="7AC3D95E" w:rsidR="00E7726B" w:rsidRPr="00B2009B" w:rsidRDefault="00E7726B" w:rsidP="00B2009B">
      <w:pPr>
        <w:spacing w:after="0" w:line="276" w:lineRule="auto"/>
        <w:rPr>
          <w:rFonts w:ascii="Arial" w:hAnsi="Arial" w:cs="Arial"/>
          <w:b/>
          <w:bCs/>
          <w:sz w:val="20"/>
          <w:szCs w:val="20"/>
        </w:rPr>
      </w:pPr>
    </w:p>
    <w:p w14:paraId="4D4D1EFB" w14:textId="0A65B87C" w:rsidR="008668F0" w:rsidRPr="00B2009B" w:rsidRDefault="00894BED"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25" w:name="_Toc215764780"/>
      <w:r w:rsidRPr="00B2009B">
        <w:rPr>
          <w:rFonts w:ascii="Arial" w:eastAsia="Times New Roman" w:hAnsi="Arial" w:cs="Arial"/>
          <w:b/>
          <w:bCs/>
          <w:kern w:val="0"/>
          <w:sz w:val="20"/>
          <w:szCs w:val="20"/>
          <w:lang w:val="en-GB" w:eastAsia="ru-RU"/>
          <w14:ligatures w14:val="none"/>
        </w:rPr>
        <w:t>MANAGEMENT OF COMMUNITY RELATIONS</w:t>
      </w:r>
      <w:bookmarkEnd w:id="25"/>
    </w:p>
    <w:p w14:paraId="7265084C" w14:textId="714538A8" w:rsidR="003D5F54" w:rsidRPr="00B2009B" w:rsidRDefault="003D5F54" w:rsidP="00B2009B">
      <w:pPr>
        <w:spacing w:after="0" w:line="276" w:lineRule="auto"/>
        <w:ind w:left="426"/>
        <w:rPr>
          <w:rFonts w:ascii="Arial" w:hAnsi="Arial" w:cs="Arial"/>
          <w:sz w:val="20"/>
          <w:szCs w:val="20"/>
          <w:lang w:val="en-US"/>
        </w:rPr>
      </w:pPr>
      <w:r w:rsidRPr="00B2009B">
        <w:rPr>
          <w:rFonts w:ascii="Arial" w:hAnsi="Arial" w:cs="Arial"/>
          <w:sz w:val="20"/>
          <w:szCs w:val="20"/>
          <w:lang w:val="en-US"/>
        </w:rPr>
        <w:t>The management of community impacts</w:t>
      </w:r>
      <w:r w:rsidR="00F76EBB" w:rsidRPr="00B2009B">
        <w:rPr>
          <w:rFonts w:ascii="Arial" w:hAnsi="Arial" w:cs="Arial"/>
          <w:sz w:val="20"/>
          <w:szCs w:val="20"/>
          <w:lang w:val="en-US"/>
        </w:rPr>
        <w:t xml:space="preserve"> </w:t>
      </w:r>
      <w:r w:rsidRPr="00B2009B">
        <w:rPr>
          <w:rFonts w:ascii="Arial" w:hAnsi="Arial" w:cs="Arial"/>
          <w:sz w:val="20"/>
          <w:szCs w:val="20"/>
          <w:lang w:val="en-US"/>
        </w:rPr>
        <w:t xml:space="preserve">are addressed in </w:t>
      </w:r>
      <w:r w:rsidRPr="00B2009B">
        <w:rPr>
          <w:rFonts w:ascii="Arial" w:hAnsi="Arial" w:cs="Arial"/>
          <w:b/>
          <w:sz w:val="20"/>
          <w:szCs w:val="20"/>
          <w:lang w:val="en-US"/>
        </w:rPr>
        <w:t xml:space="preserve">Community Health and Safety Plan </w:t>
      </w:r>
      <w:r w:rsidRPr="00B2009B">
        <w:rPr>
          <w:rFonts w:ascii="Arial" w:hAnsi="Arial" w:cs="Arial"/>
          <w:sz w:val="20"/>
          <w:szCs w:val="20"/>
          <w:lang w:val="en-US"/>
        </w:rPr>
        <w:t>and the</w:t>
      </w:r>
      <w:r w:rsidRPr="00B2009B">
        <w:rPr>
          <w:rFonts w:ascii="Arial" w:hAnsi="Arial" w:cs="Arial"/>
          <w:b/>
          <w:sz w:val="20"/>
          <w:szCs w:val="20"/>
          <w:lang w:val="en-US"/>
        </w:rPr>
        <w:t xml:space="preserve"> Waste Management Plan</w:t>
      </w:r>
      <w:r w:rsidR="00F42FD7" w:rsidRPr="00B2009B">
        <w:rPr>
          <w:rFonts w:ascii="Arial" w:hAnsi="Arial" w:cs="Arial"/>
          <w:sz w:val="20"/>
          <w:szCs w:val="20"/>
          <w:lang w:val="en-US"/>
        </w:rPr>
        <w:t xml:space="preserve"> for c</w:t>
      </w:r>
      <w:r w:rsidRPr="00B2009B">
        <w:rPr>
          <w:rFonts w:ascii="Arial" w:hAnsi="Arial" w:cs="Arial"/>
          <w:sz w:val="20"/>
          <w:szCs w:val="20"/>
          <w:lang w:val="en-US"/>
        </w:rPr>
        <w:t>amp facilities and operation that may stress the local existing housing infrastructure</w:t>
      </w:r>
      <w:r w:rsidR="00C847EF" w:rsidRPr="00B2009B">
        <w:rPr>
          <w:rFonts w:ascii="Arial" w:hAnsi="Arial" w:cs="Arial"/>
          <w:sz w:val="20"/>
          <w:szCs w:val="20"/>
          <w:lang w:val="en-US"/>
        </w:rPr>
        <w:t>, including</w:t>
      </w:r>
    </w:p>
    <w:p w14:paraId="28FC2E37" w14:textId="079B88C2" w:rsidR="003D5F54" w:rsidRPr="00B2009B" w:rsidRDefault="00C847EF" w:rsidP="00B2009B">
      <w:pPr>
        <w:pStyle w:val="ListParagraph"/>
        <w:numPr>
          <w:ilvl w:val="0"/>
          <w:numId w:val="47"/>
        </w:numPr>
        <w:spacing w:after="0" w:line="276" w:lineRule="auto"/>
        <w:jc w:val="both"/>
        <w:rPr>
          <w:rFonts w:ascii="Arial" w:hAnsi="Arial" w:cs="Arial"/>
          <w:sz w:val="20"/>
          <w:szCs w:val="20"/>
          <w:lang w:val="en-US"/>
        </w:rPr>
      </w:pPr>
      <w:r w:rsidRPr="00B2009B">
        <w:rPr>
          <w:rFonts w:ascii="Arial" w:hAnsi="Arial" w:cs="Arial"/>
          <w:sz w:val="20"/>
          <w:szCs w:val="20"/>
          <w:lang w:val="en-US"/>
        </w:rPr>
        <w:t>Addressing b</w:t>
      </w:r>
      <w:r w:rsidR="003D5F54" w:rsidRPr="00B2009B">
        <w:rPr>
          <w:rFonts w:ascii="Arial" w:hAnsi="Arial" w:cs="Arial"/>
          <w:sz w:val="20"/>
          <w:szCs w:val="20"/>
          <w:lang w:val="en-US"/>
        </w:rPr>
        <w:t>roader impacts that the influx of workers, often male, could have on local communities with different cultural, religious and national backgrounds</w:t>
      </w:r>
    </w:p>
    <w:p w14:paraId="416F4060" w14:textId="77777777" w:rsidR="003D5F54" w:rsidRPr="00B2009B" w:rsidRDefault="003D5F54" w:rsidP="00B2009B">
      <w:pPr>
        <w:pStyle w:val="ListParagraph"/>
        <w:numPr>
          <w:ilvl w:val="0"/>
          <w:numId w:val="47"/>
        </w:numPr>
        <w:spacing w:after="0" w:line="276" w:lineRule="auto"/>
        <w:jc w:val="both"/>
        <w:rPr>
          <w:rFonts w:ascii="Arial" w:hAnsi="Arial" w:cs="Arial"/>
          <w:sz w:val="20"/>
          <w:szCs w:val="20"/>
          <w:lang w:val="en-US"/>
        </w:rPr>
      </w:pPr>
      <w:r w:rsidRPr="00B2009B">
        <w:rPr>
          <w:rFonts w:ascii="Arial" w:hAnsi="Arial" w:cs="Arial"/>
          <w:sz w:val="20"/>
          <w:szCs w:val="20"/>
          <w:lang w:val="en-US"/>
        </w:rPr>
        <w:t>Measures to eliminate the risk of transmission of communicable diseases between workers and the community members including those arising from prostitution.</w:t>
      </w:r>
    </w:p>
    <w:p w14:paraId="64057691" w14:textId="77777777" w:rsidR="003D5F54" w:rsidRPr="00B2009B" w:rsidRDefault="003D5F54" w:rsidP="00B2009B">
      <w:pPr>
        <w:pStyle w:val="ListParagraph"/>
        <w:numPr>
          <w:ilvl w:val="0"/>
          <w:numId w:val="47"/>
        </w:numPr>
        <w:spacing w:after="0" w:line="276" w:lineRule="auto"/>
        <w:jc w:val="both"/>
        <w:rPr>
          <w:rFonts w:ascii="Arial" w:hAnsi="Arial" w:cs="Arial"/>
          <w:bCs/>
          <w:sz w:val="20"/>
          <w:szCs w:val="20"/>
        </w:rPr>
      </w:pPr>
      <w:r w:rsidRPr="00B2009B">
        <w:rPr>
          <w:rFonts w:ascii="Arial" w:hAnsi="Arial" w:cs="Arial"/>
          <w:sz w:val="20"/>
          <w:szCs w:val="20"/>
        </w:rPr>
        <w:t xml:space="preserve">Measures to mitigate the adverse impacts of construction on the safety of local households and villages. </w:t>
      </w:r>
    </w:p>
    <w:p w14:paraId="40A294C2" w14:textId="14F167A4" w:rsidR="003D5F54" w:rsidRPr="00B2009B" w:rsidRDefault="003D5F54" w:rsidP="00B2009B">
      <w:pPr>
        <w:pStyle w:val="ListParagraph"/>
        <w:numPr>
          <w:ilvl w:val="0"/>
          <w:numId w:val="47"/>
        </w:numPr>
        <w:spacing w:after="0" w:line="276" w:lineRule="auto"/>
        <w:jc w:val="both"/>
        <w:rPr>
          <w:rFonts w:ascii="Arial" w:hAnsi="Arial" w:cs="Arial"/>
          <w:bCs/>
          <w:sz w:val="20"/>
          <w:szCs w:val="20"/>
        </w:rPr>
      </w:pPr>
      <w:r w:rsidRPr="00B2009B">
        <w:rPr>
          <w:rFonts w:ascii="Arial" w:hAnsi="Arial" w:cs="Arial"/>
          <w:sz w:val="20"/>
          <w:szCs w:val="20"/>
        </w:rPr>
        <w:t xml:space="preserve">Addressing security and environmental </w:t>
      </w:r>
      <w:r w:rsidR="0086049C" w:rsidRPr="00B2009B">
        <w:rPr>
          <w:rFonts w:ascii="Arial" w:hAnsi="Arial" w:cs="Arial"/>
          <w:sz w:val="20"/>
          <w:szCs w:val="20"/>
        </w:rPr>
        <w:t xml:space="preserve">and social </w:t>
      </w:r>
      <w:r w:rsidRPr="00B2009B">
        <w:rPr>
          <w:rFonts w:ascii="Arial" w:hAnsi="Arial" w:cs="Arial"/>
          <w:sz w:val="20"/>
          <w:szCs w:val="20"/>
        </w:rPr>
        <w:t>risks to local communities.</w:t>
      </w:r>
    </w:p>
    <w:p w14:paraId="3D888EB9" w14:textId="77777777" w:rsidR="009B4DC8" w:rsidRPr="00B2009B" w:rsidRDefault="009B4DC8" w:rsidP="00B2009B">
      <w:pPr>
        <w:pStyle w:val="ListBullet"/>
        <w:spacing w:before="0" w:after="0"/>
        <w:rPr>
          <w:rFonts w:ascii="Arial" w:hAnsi="Arial" w:cs="Arial"/>
          <w:lang w:val="en-US"/>
        </w:rPr>
      </w:pPr>
    </w:p>
    <w:p w14:paraId="3AD83410" w14:textId="48FF497C" w:rsidR="009B4DC8" w:rsidRPr="00B2009B" w:rsidRDefault="009B4DC8" w:rsidP="00B2009B">
      <w:pPr>
        <w:spacing w:after="0" w:line="276" w:lineRule="auto"/>
        <w:rPr>
          <w:rFonts w:ascii="Arial" w:hAnsi="Arial" w:cs="Arial"/>
          <w:sz w:val="20"/>
          <w:szCs w:val="20"/>
          <w:lang w:val="en-US"/>
        </w:rPr>
      </w:pPr>
      <w:r w:rsidRPr="00B2009B">
        <w:rPr>
          <w:rFonts w:ascii="Arial" w:hAnsi="Arial" w:cs="Arial"/>
          <w:sz w:val="20"/>
          <w:szCs w:val="20"/>
          <w:lang w:val="en-US"/>
        </w:rPr>
        <w:t xml:space="preserve">The EPC will designate community liaison officers </w:t>
      </w:r>
      <w:r w:rsidR="00C14115" w:rsidRPr="00B2009B">
        <w:rPr>
          <w:rFonts w:ascii="Arial" w:hAnsi="Arial" w:cs="Arial"/>
          <w:sz w:val="20"/>
          <w:szCs w:val="20"/>
          <w:lang w:val="en-US"/>
        </w:rPr>
        <w:t xml:space="preserve">(CLOs) </w:t>
      </w:r>
      <w:r w:rsidRPr="00B2009B">
        <w:rPr>
          <w:rFonts w:ascii="Arial" w:hAnsi="Arial" w:cs="Arial"/>
          <w:sz w:val="20"/>
          <w:szCs w:val="20"/>
          <w:lang w:val="en-US"/>
        </w:rPr>
        <w:t>to manage its relations with local communities including those that are residing close to Project’s accommodation sites.</w:t>
      </w:r>
    </w:p>
    <w:p w14:paraId="6B01C135" w14:textId="77777777" w:rsidR="00BF7009" w:rsidRPr="00B2009B" w:rsidRDefault="00BF7009" w:rsidP="00B2009B">
      <w:pPr>
        <w:spacing w:after="0" w:line="276" w:lineRule="auto"/>
        <w:jc w:val="both"/>
        <w:rPr>
          <w:rFonts w:ascii="Arial" w:hAnsi="Arial" w:cs="Arial"/>
          <w:bCs/>
          <w:sz w:val="20"/>
          <w:szCs w:val="20"/>
        </w:rPr>
      </w:pPr>
    </w:p>
    <w:p w14:paraId="50D8BEC3" w14:textId="0AEB81CF" w:rsidR="00BF7009" w:rsidRPr="00B2009B" w:rsidRDefault="00BF7009" w:rsidP="00B2009B">
      <w:pPr>
        <w:keepNext/>
        <w:numPr>
          <w:ilvl w:val="0"/>
          <w:numId w:val="48"/>
        </w:numPr>
        <w:spacing w:after="0" w:line="240" w:lineRule="auto"/>
        <w:ind w:left="709" w:hanging="709"/>
        <w:outlineLvl w:val="2"/>
        <w:rPr>
          <w:rFonts w:ascii="Arial" w:eastAsia="Times New Roman" w:hAnsi="Arial" w:cs="Arial"/>
          <w:b/>
          <w:kern w:val="0"/>
          <w:sz w:val="20"/>
          <w:szCs w:val="20"/>
          <w:lang w:val="en-GB" w:eastAsia="ru-RU"/>
          <w14:ligatures w14:val="none"/>
        </w:rPr>
      </w:pPr>
      <w:r w:rsidRPr="00B2009B">
        <w:rPr>
          <w:rFonts w:ascii="Arial" w:eastAsia="Times New Roman" w:hAnsi="Arial" w:cs="Arial"/>
          <w:b/>
          <w:kern w:val="0"/>
          <w:sz w:val="20"/>
          <w:szCs w:val="20"/>
          <w:lang w:val="en-GB" w:eastAsia="ru-RU"/>
          <w14:ligatures w14:val="none"/>
        </w:rPr>
        <w:t>Noise management</w:t>
      </w:r>
    </w:p>
    <w:p w14:paraId="394DA913" w14:textId="7CD2A36B" w:rsidR="00BF7009" w:rsidRPr="00B2009B" w:rsidRDefault="00BF7009" w:rsidP="00B2009B">
      <w:pPr>
        <w:pStyle w:val="ListParagraph"/>
        <w:numPr>
          <w:ilvl w:val="0"/>
          <w:numId w:val="47"/>
        </w:numPr>
        <w:spacing w:after="0" w:line="276" w:lineRule="auto"/>
        <w:jc w:val="both"/>
        <w:rPr>
          <w:rFonts w:ascii="Arial" w:hAnsi="Arial" w:cs="Arial"/>
          <w:sz w:val="20"/>
          <w:szCs w:val="20"/>
          <w:lang w:val="en-US"/>
        </w:rPr>
      </w:pPr>
      <w:r w:rsidRPr="00B2009B">
        <w:rPr>
          <w:rFonts w:ascii="Arial" w:hAnsi="Arial" w:cs="Arial"/>
          <w:sz w:val="20"/>
          <w:szCs w:val="20"/>
          <w:lang w:val="en-US"/>
        </w:rPr>
        <w:t>Limit using vehicles for movement after 9 PM to prevent causing noise, dust, disrupting the neig</w:t>
      </w:r>
      <w:r w:rsidR="00776054" w:rsidRPr="00B2009B">
        <w:rPr>
          <w:rFonts w:ascii="Arial" w:hAnsi="Arial" w:cs="Arial"/>
          <w:sz w:val="20"/>
          <w:szCs w:val="20"/>
          <w:lang w:val="en-US"/>
        </w:rPr>
        <w:t>h</w:t>
      </w:r>
      <w:r w:rsidRPr="00B2009B">
        <w:rPr>
          <w:rFonts w:ascii="Arial" w:hAnsi="Arial" w:cs="Arial"/>
          <w:sz w:val="20"/>
          <w:szCs w:val="20"/>
          <w:lang w:val="en-US"/>
        </w:rPr>
        <w:t>boring communities.</w:t>
      </w:r>
    </w:p>
    <w:p w14:paraId="0C809896" w14:textId="74DA3A63" w:rsidR="00BF7009" w:rsidRPr="00B2009B" w:rsidRDefault="00BF7009" w:rsidP="00B2009B">
      <w:pPr>
        <w:pStyle w:val="ListParagraph"/>
        <w:numPr>
          <w:ilvl w:val="0"/>
          <w:numId w:val="47"/>
        </w:numPr>
        <w:spacing w:after="0" w:line="276" w:lineRule="auto"/>
        <w:jc w:val="both"/>
        <w:rPr>
          <w:rFonts w:ascii="Arial" w:hAnsi="Arial" w:cs="Arial"/>
          <w:sz w:val="20"/>
          <w:szCs w:val="20"/>
          <w:lang w:val="en-US"/>
        </w:rPr>
      </w:pPr>
      <w:r w:rsidRPr="00B2009B">
        <w:rPr>
          <w:rFonts w:ascii="Arial" w:hAnsi="Arial" w:cs="Arial"/>
          <w:sz w:val="20"/>
          <w:szCs w:val="20"/>
          <w:lang w:val="en-US"/>
        </w:rPr>
        <w:t xml:space="preserve">The </w:t>
      </w:r>
      <w:r w:rsidR="006543ED" w:rsidRPr="00B2009B">
        <w:rPr>
          <w:rFonts w:ascii="Arial" w:hAnsi="Arial" w:cs="Arial"/>
          <w:sz w:val="20"/>
          <w:szCs w:val="20"/>
          <w:lang w:val="en-US"/>
        </w:rPr>
        <w:t xml:space="preserve">worker accommodation </w:t>
      </w:r>
      <w:r w:rsidRPr="00B2009B">
        <w:rPr>
          <w:rFonts w:ascii="Arial" w:hAnsi="Arial" w:cs="Arial"/>
          <w:sz w:val="20"/>
          <w:szCs w:val="20"/>
          <w:lang w:val="en-US"/>
        </w:rPr>
        <w:t xml:space="preserve">residents shall not </w:t>
      </w:r>
      <w:r w:rsidR="006543ED" w:rsidRPr="00B2009B">
        <w:rPr>
          <w:rFonts w:ascii="Arial" w:hAnsi="Arial" w:cs="Arial"/>
          <w:sz w:val="20"/>
          <w:szCs w:val="20"/>
          <w:lang w:val="en-US"/>
        </w:rPr>
        <w:t>use</w:t>
      </w:r>
      <w:r w:rsidRPr="00B2009B">
        <w:rPr>
          <w:rFonts w:ascii="Arial" w:hAnsi="Arial" w:cs="Arial"/>
          <w:sz w:val="20"/>
          <w:szCs w:val="20"/>
          <w:lang w:val="en-US"/>
        </w:rPr>
        <w:t xml:space="preserve"> loud music speaker</w:t>
      </w:r>
      <w:r w:rsidR="006543ED" w:rsidRPr="00B2009B">
        <w:rPr>
          <w:rFonts w:ascii="Arial" w:hAnsi="Arial" w:cs="Arial"/>
          <w:sz w:val="20"/>
          <w:szCs w:val="20"/>
          <w:lang w:val="en-US"/>
        </w:rPr>
        <w:t>s</w:t>
      </w:r>
      <w:r w:rsidR="008D144B" w:rsidRPr="00B2009B">
        <w:rPr>
          <w:rFonts w:ascii="Arial" w:hAnsi="Arial" w:cs="Arial"/>
          <w:sz w:val="20"/>
          <w:szCs w:val="20"/>
          <w:lang w:val="en-US"/>
        </w:rPr>
        <w:t xml:space="preserve">. </w:t>
      </w:r>
    </w:p>
    <w:p w14:paraId="4E692BE6" w14:textId="7F0A0561" w:rsidR="00FA17C8" w:rsidRPr="00B2009B" w:rsidRDefault="00FA17C8" w:rsidP="00B2009B">
      <w:pPr>
        <w:pStyle w:val="ListParagraph"/>
        <w:numPr>
          <w:ilvl w:val="0"/>
          <w:numId w:val="47"/>
        </w:numPr>
        <w:spacing w:after="0" w:line="276" w:lineRule="auto"/>
        <w:jc w:val="both"/>
        <w:rPr>
          <w:rFonts w:ascii="Arial" w:hAnsi="Arial" w:cs="Arial"/>
          <w:sz w:val="20"/>
          <w:szCs w:val="20"/>
          <w:lang w:val="en-US"/>
        </w:rPr>
      </w:pPr>
      <w:r w:rsidRPr="00B2009B">
        <w:rPr>
          <w:rFonts w:ascii="Arial" w:hAnsi="Arial" w:cs="Arial"/>
          <w:sz w:val="20"/>
          <w:szCs w:val="20"/>
          <w:lang w:val="en-US"/>
        </w:rPr>
        <w:t>Repair, modification and/or construction of the worker accommodation shall be performed during day time i.e. 7 A.M to 4 P.M to reduce the impact to the neighboring communities.</w:t>
      </w:r>
    </w:p>
    <w:p w14:paraId="3F5819A9" w14:textId="5AAC5086" w:rsidR="00FA17C8" w:rsidRPr="00B2009B" w:rsidRDefault="00FA17C8" w:rsidP="00B2009B">
      <w:pPr>
        <w:pStyle w:val="ListParagraph"/>
        <w:numPr>
          <w:ilvl w:val="0"/>
          <w:numId w:val="47"/>
        </w:numPr>
        <w:spacing w:after="0" w:line="276" w:lineRule="auto"/>
        <w:jc w:val="both"/>
        <w:rPr>
          <w:rFonts w:ascii="Arial" w:hAnsi="Arial" w:cs="Arial"/>
          <w:sz w:val="20"/>
          <w:szCs w:val="20"/>
          <w:lang w:val="en-US"/>
        </w:rPr>
      </w:pPr>
      <w:r w:rsidRPr="00B2009B">
        <w:rPr>
          <w:rFonts w:ascii="Arial" w:hAnsi="Arial" w:cs="Arial"/>
          <w:sz w:val="20"/>
          <w:szCs w:val="20"/>
          <w:lang w:val="en-US"/>
        </w:rPr>
        <w:t>[</w:t>
      </w:r>
      <w:r w:rsidRPr="00B2009B">
        <w:rPr>
          <w:rFonts w:ascii="Arial" w:hAnsi="Arial" w:cs="Arial"/>
          <w:sz w:val="20"/>
          <w:szCs w:val="20"/>
          <w:highlight w:val="yellow"/>
          <w:lang w:val="en-US"/>
        </w:rPr>
        <w:t>Add noise limit</w:t>
      </w:r>
      <w:r w:rsidR="00387868" w:rsidRPr="00B2009B">
        <w:rPr>
          <w:rFonts w:ascii="Arial" w:hAnsi="Arial" w:cs="Arial"/>
          <w:sz w:val="20"/>
          <w:szCs w:val="20"/>
          <w:highlight w:val="yellow"/>
          <w:lang w:val="en-US"/>
        </w:rPr>
        <w:t xml:space="preserve">s from IESE/ESMP once </w:t>
      </w:r>
      <w:r w:rsidR="00A00743" w:rsidRPr="00B2009B">
        <w:rPr>
          <w:rFonts w:ascii="Arial" w:hAnsi="Arial" w:cs="Arial"/>
          <w:sz w:val="20"/>
          <w:szCs w:val="20"/>
          <w:highlight w:val="yellow"/>
          <w:lang w:val="en-US"/>
        </w:rPr>
        <w:t>finalized</w:t>
      </w:r>
      <w:r w:rsidRPr="00B2009B">
        <w:rPr>
          <w:rFonts w:ascii="Arial" w:hAnsi="Arial" w:cs="Arial"/>
          <w:sz w:val="20"/>
          <w:szCs w:val="20"/>
          <w:lang w:val="en-US"/>
        </w:rPr>
        <w:t>].</w:t>
      </w:r>
    </w:p>
    <w:p w14:paraId="17FF1531" w14:textId="77777777" w:rsidR="003D5F54" w:rsidRPr="00B2009B" w:rsidRDefault="003D5F54" w:rsidP="00B2009B">
      <w:pPr>
        <w:spacing w:after="0" w:line="276" w:lineRule="auto"/>
        <w:rPr>
          <w:rFonts w:ascii="Arial" w:hAnsi="Arial" w:cs="Arial"/>
          <w:b/>
          <w:bCs/>
          <w:sz w:val="20"/>
          <w:szCs w:val="20"/>
        </w:rPr>
      </w:pPr>
    </w:p>
    <w:p w14:paraId="22ADBB70" w14:textId="3888F3DA" w:rsidR="00F76EBB" w:rsidRPr="00B2009B" w:rsidRDefault="00894BED"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26" w:name="_Toc215764781"/>
      <w:r w:rsidRPr="00B2009B">
        <w:rPr>
          <w:rFonts w:ascii="Arial" w:eastAsia="Times New Roman" w:hAnsi="Arial" w:cs="Arial"/>
          <w:b/>
          <w:bCs/>
          <w:kern w:val="0"/>
          <w:sz w:val="20"/>
          <w:szCs w:val="20"/>
          <w:lang w:val="en-GB" w:eastAsia="ru-RU"/>
          <w14:ligatures w14:val="none"/>
        </w:rPr>
        <w:t>WORKERS CAMP MANAGEMENT</w:t>
      </w:r>
      <w:bookmarkEnd w:id="26"/>
    </w:p>
    <w:p w14:paraId="76E077EA" w14:textId="03B246EA" w:rsidR="00804BFE" w:rsidRPr="00B2009B" w:rsidRDefault="00804BFE" w:rsidP="00B2009B">
      <w:pPr>
        <w:spacing w:after="0" w:line="276" w:lineRule="auto"/>
        <w:ind w:left="426"/>
        <w:rPr>
          <w:rFonts w:ascii="Arial" w:hAnsi="Arial" w:cs="Arial"/>
          <w:sz w:val="20"/>
          <w:szCs w:val="20"/>
          <w:lang w:val="en-US"/>
        </w:rPr>
      </w:pPr>
      <w:r w:rsidRPr="00B2009B">
        <w:rPr>
          <w:rFonts w:ascii="Arial" w:hAnsi="Arial" w:cs="Arial"/>
          <w:sz w:val="20"/>
          <w:szCs w:val="20"/>
          <w:lang w:val="en-US"/>
        </w:rPr>
        <w:t xml:space="preserve">The worker accommodation will be managed in compliance with the national and international guidelines, standards and legal requirements. There will be a sufficient number of staff in charge of cleaning, cooking, general maintenance and waste management to align with the number of camp users and the working hours and other HR compliances requirement mentioned in </w:t>
      </w:r>
      <w:r w:rsidR="00377AC3" w:rsidRPr="00B2009B">
        <w:rPr>
          <w:rFonts w:ascii="Arial" w:hAnsi="Arial" w:cs="Arial"/>
          <w:sz w:val="20"/>
          <w:szCs w:val="20"/>
          <w:lang w:val="en-US"/>
        </w:rPr>
        <w:t xml:space="preserve">the </w:t>
      </w:r>
      <w:commentRangeStart w:id="27"/>
      <w:r w:rsidR="00377AC3" w:rsidRPr="00B2009B">
        <w:rPr>
          <w:rFonts w:ascii="Arial" w:hAnsi="Arial" w:cs="Arial"/>
          <w:b/>
          <w:sz w:val="20"/>
          <w:szCs w:val="20"/>
          <w:lang w:val="en-US"/>
        </w:rPr>
        <w:t>Labor Management Plan</w:t>
      </w:r>
      <w:r w:rsidRPr="00B2009B">
        <w:rPr>
          <w:rFonts w:ascii="Arial" w:hAnsi="Arial" w:cs="Arial"/>
          <w:b/>
          <w:sz w:val="20"/>
          <w:szCs w:val="20"/>
          <w:lang w:val="en-US"/>
        </w:rPr>
        <w:t xml:space="preserve"> </w:t>
      </w:r>
      <w:commentRangeEnd w:id="27"/>
      <w:r w:rsidR="008343CC" w:rsidRPr="00B2009B">
        <w:rPr>
          <w:rStyle w:val="CommentReference"/>
          <w:rFonts w:ascii="Arial" w:hAnsi="Arial" w:cs="Arial"/>
          <w:sz w:val="20"/>
          <w:szCs w:val="20"/>
          <w:lang w:val="en-US"/>
        </w:rPr>
        <w:commentReference w:id="27"/>
      </w:r>
      <w:r w:rsidRPr="00B2009B">
        <w:rPr>
          <w:rFonts w:ascii="Arial" w:hAnsi="Arial" w:cs="Arial"/>
          <w:sz w:val="20"/>
          <w:szCs w:val="20"/>
          <w:lang w:val="en-US"/>
        </w:rPr>
        <w:t>will be followed to ensure contractor/ subcontractors working hours following the labor laws.</w:t>
      </w:r>
    </w:p>
    <w:p w14:paraId="7127A220" w14:textId="77777777" w:rsidR="00377AC3" w:rsidRPr="00B2009B" w:rsidRDefault="00377AC3" w:rsidP="00B2009B">
      <w:pPr>
        <w:spacing w:after="0" w:line="276" w:lineRule="auto"/>
        <w:ind w:left="426"/>
        <w:rPr>
          <w:rFonts w:ascii="Arial" w:hAnsi="Arial" w:cs="Arial"/>
          <w:sz w:val="20"/>
          <w:szCs w:val="20"/>
        </w:rPr>
      </w:pPr>
    </w:p>
    <w:p w14:paraId="0616A6C0" w14:textId="0F8E9DBC" w:rsidR="00804BFE" w:rsidRPr="00B2009B" w:rsidRDefault="00804BFE" w:rsidP="00B2009B">
      <w:pPr>
        <w:spacing w:after="0" w:line="276" w:lineRule="auto"/>
        <w:ind w:left="425"/>
        <w:rPr>
          <w:rFonts w:ascii="Arial" w:hAnsi="Arial" w:cs="Arial"/>
          <w:sz w:val="20"/>
          <w:szCs w:val="20"/>
          <w:lang w:val="en-US"/>
        </w:rPr>
      </w:pPr>
      <w:r w:rsidRPr="00B2009B">
        <w:rPr>
          <w:rFonts w:ascii="Arial" w:hAnsi="Arial" w:cs="Arial"/>
          <w:sz w:val="20"/>
          <w:szCs w:val="20"/>
          <w:lang w:val="en-US"/>
        </w:rPr>
        <w:t>The job offer will specify request for documents such as the personal identity documents, criminal records, medical certificate and certificate of professional or academic qualifications</w:t>
      </w:r>
      <w:r w:rsidR="00F55D58" w:rsidRPr="00B2009B">
        <w:rPr>
          <w:rFonts w:ascii="Arial" w:hAnsi="Arial" w:cs="Arial"/>
          <w:sz w:val="20"/>
          <w:szCs w:val="20"/>
          <w:lang w:val="en-US"/>
        </w:rPr>
        <w:t xml:space="preserve">. </w:t>
      </w:r>
      <w:r w:rsidRPr="00B2009B">
        <w:rPr>
          <w:rFonts w:ascii="Arial" w:hAnsi="Arial" w:cs="Arial"/>
          <w:sz w:val="20"/>
          <w:szCs w:val="20"/>
          <w:lang w:val="en-US"/>
        </w:rPr>
        <w:t xml:space="preserve">Nonetheless, the requirement to submit the health check-up certificates serves as a basis to evaluate whether the employees are fit for the nature of high hazards associated with the construction project. However, recognizing that some semi-skilled and unskilled workers might have difficulty in approaching health care centers and/or obtaining the health certificates, the Project will not make it compulsory for the workers in all the villages of the Project impact areas to submit the health certificates. Instead, </w:t>
      </w:r>
      <w:r w:rsidR="007B6AEF" w:rsidRPr="00B2009B">
        <w:rPr>
          <w:rFonts w:ascii="Arial" w:hAnsi="Arial" w:cs="Arial"/>
          <w:sz w:val="20"/>
          <w:szCs w:val="20"/>
          <w:lang w:val="en-US"/>
        </w:rPr>
        <w:t>the EPC and or subcontractor will facilitate the medical</w:t>
      </w:r>
      <w:r w:rsidRPr="00B2009B">
        <w:rPr>
          <w:rFonts w:ascii="Arial" w:hAnsi="Arial" w:cs="Arial"/>
          <w:sz w:val="20"/>
          <w:szCs w:val="20"/>
          <w:lang w:val="en-US"/>
        </w:rPr>
        <w:t xml:space="preserve"> screening process before being given the job offer. This will be also clarified in all the job offers targeting workers from impact area villages and their</w:t>
      </w:r>
      <w:r w:rsidR="00660EC5" w:rsidRPr="00B2009B">
        <w:rPr>
          <w:rFonts w:ascii="Arial" w:hAnsi="Arial" w:cs="Arial"/>
          <w:sz w:val="20"/>
          <w:szCs w:val="20"/>
          <w:lang w:val="en-US"/>
        </w:rPr>
        <w:t xml:space="preserve"> surrounds.</w:t>
      </w:r>
      <w:r w:rsidRPr="00B2009B">
        <w:rPr>
          <w:rFonts w:ascii="Arial" w:hAnsi="Arial" w:cs="Arial"/>
          <w:sz w:val="20"/>
          <w:szCs w:val="20"/>
          <w:lang w:val="en-US"/>
        </w:rPr>
        <w:t xml:space="preserve"> </w:t>
      </w:r>
    </w:p>
    <w:p w14:paraId="2E07D949" w14:textId="4C818CCE" w:rsidR="00804BFE" w:rsidRPr="00B2009B" w:rsidRDefault="00804BFE" w:rsidP="00B2009B">
      <w:pPr>
        <w:spacing w:after="0" w:line="276" w:lineRule="auto"/>
        <w:ind w:left="425"/>
        <w:rPr>
          <w:rFonts w:ascii="Arial" w:hAnsi="Arial" w:cs="Arial"/>
          <w:sz w:val="20"/>
          <w:szCs w:val="20"/>
          <w:lang w:val="en-US"/>
        </w:rPr>
      </w:pPr>
      <w:r w:rsidRPr="00B2009B">
        <w:rPr>
          <w:rFonts w:ascii="Arial" w:hAnsi="Arial" w:cs="Arial"/>
          <w:sz w:val="20"/>
          <w:szCs w:val="20"/>
          <w:lang w:val="en-US"/>
        </w:rPr>
        <w:t xml:space="preserve">In case the candidate accepts the offer, a </w:t>
      </w:r>
      <w:r w:rsidR="00481395" w:rsidRPr="00B2009B">
        <w:rPr>
          <w:rFonts w:ascii="Arial" w:hAnsi="Arial" w:cs="Arial"/>
          <w:sz w:val="20"/>
          <w:szCs w:val="20"/>
          <w:lang w:val="en-US"/>
        </w:rPr>
        <w:t xml:space="preserve">written </w:t>
      </w:r>
      <w:r w:rsidRPr="00B2009B">
        <w:rPr>
          <w:rFonts w:ascii="Arial" w:hAnsi="Arial" w:cs="Arial"/>
          <w:sz w:val="20"/>
          <w:szCs w:val="20"/>
          <w:lang w:val="en-US"/>
        </w:rPr>
        <w:t xml:space="preserve">contract must be prepared and shared with the candidate before his mobilization to the site. The contract contains the following information: </w:t>
      </w:r>
    </w:p>
    <w:p w14:paraId="7E278E92"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lastRenderedPageBreak/>
        <w:t>Job title and description:</w:t>
      </w:r>
    </w:p>
    <w:p w14:paraId="4E957B10"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Date of employment</w:t>
      </w:r>
    </w:p>
    <w:p w14:paraId="579EF099"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 xml:space="preserve">Working welfare </w:t>
      </w:r>
    </w:p>
    <w:p w14:paraId="07810AFB" w14:textId="158696CC"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 xml:space="preserve">Working hours: 8 hours with a tea break after 4 hours of working as per </w:t>
      </w:r>
      <w:r w:rsidR="00481395" w:rsidRPr="00B2009B">
        <w:rPr>
          <w:rFonts w:ascii="Arial" w:hAnsi="Arial" w:cs="Arial"/>
          <w:sz w:val="20"/>
          <w:szCs w:val="20"/>
        </w:rPr>
        <w:t xml:space="preserve">Kazakhstan </w:t>
      </w:r>
      <w:r w:rsidRPr="00B2009B">
        <w:rPr>
          <w:rFonts w:ascii="Arial" w:hAnsi="Arial" w:cs="Arial"/>
          <w:sz w:val="20"/>
          <w:szCs w:val="20"/>
        </w:rPr>
        <w:t xml:space="preserve">Labor Law. </w:t>
      </w:r>
    </w:p>
    <w:p w14:paraId="7C8EFA26" w14:textId="69573ED8"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 xml:space="preserve">Salary and allowances: overtime work will be paid according to </w:t>
      </w:r>
      <w:r w:rsidR="00481395" w:rsidRPr="00B2009B">
        <w:rPr>
          <w:rFonts w:ascii="Arial" w:hAnsi="Arial" w:cs="Arial"/>
          <w:sz w:val="20"/>
          <w:szCs w:val="20"/>
        </w:rPr>
        <w:t xml:space="preserve">Kazakhstan </w:t>
      </w:r>
      <w:r w:rsidRPr="00B2009B">
        <w:rPr>
          <w:rFonts w:ascii="Arial" w:hAnsi="Arial" w:cs="Arial"/>
          <w:sz w:val="20"/>
          <w:szCs w:val="20"/>
        </w:rPr>
        <w:t xml:space="preserve">Labor Law </w:t>
      </w:r>
    </w:p>
    <w:p w14:paraId="141F8223"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Probation Period</w:t>
      </w:r>
    </w:p>
    <w:p w14:paraId="17D035A2"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Leave entitlement (Maternal Leave, Sick Leave, Vacation)</w:t>
      </w:r>
    </w:p>
    <w:p w14:paraId="29A6552E" w14:textId="0D3B5EE3" w:rsidR="00804BFE" w:rsidRPr="00B2009B" w:rsidRDefault="00481395"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Rest day</w:t>
      </w:r>
    </w:p>
    <w:p w14:paraId="6D1E8A91"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lang w:val="en-US"/>
        </w:rPr>
      </w:pPr>
      <w:r w:rsidRPr="00B2009B">
        <w:rPr>
          <w:rFonts w:ascii="Arial" w:hAnsi="Arial" w:cs="Arial"/>
          <w:sz w:val="20"/>
          <w:szCs w:val="20"/>
          <w:lang w:val="en-US"/>
        </w:rPr>
        <w:t>Termination, resignation and handover procedure</w:t>
      </w:r>
    </w:p>
    <w:p w14:paraId="47B6DA1B"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Other general condition of employment</w:t>
      </w:r>
    </w:p>
    <w:p w14:paraId="4CDA1A32" w14:textId="77777777" w:rsidR="00804BFE" w:rsidRPr="00B2009B" w:rsidRDefault="00804BFE" w:rsidP="00B2009B">
      <w:pPr>
        <w:pStyle w:val="ListParagraph"/>
        <w:numPr>
          <w:ilvl w:val="0"/>
          <w:numId w:val="56"/>
        </w:numPr>
        <w:spacing w:after="0" w:line="276" w:lineRule="auto"/>
        <w:jc w:val="both"/>
        <w:rPr>
          <w:rFonts w:ascii="Arial" w:hAnsi="Arial" w:cs="Arial"/>
          <w:sz w:val="20"/>
          <w:szCs w:val="20"/>
        </w:rPr>
      </w:pPr>
      <w:r w:rsidRPr="00B2009B">
        <w:rPr>
          <w:rFonts w:ascii="Arial" w:hAnsi="Arial" w:cs="Arial"/>
          <w:sz w:val="20"/>
          <w:szCs w:val="20"/>
        </w:rPr>
        <w:t>Worker Code of Conduct which must be signed as part of the Contract.</w:t>
      </w:r>
    </w:p>
    <w:p w14:paraId="662BC894" w14:textId="77777777" w:rsidR="00804BFE" w:rsidRPr="00B2009B" w:rsidRDefault="00804BFE" w:rsidP="00B2009B">
      <w:pPr>
        <w:spacing w:after="0" w:line="276" w:lineRule="auto"/>
        <w:rPr>
          <w:rFonts w:ascii="Arial" w:hAnsi="Arial" w:cs="Arial"/>
          <w:sz w:val="20"/>
          <w:szCs w:val="20"/>
        </w:rPr>
      </w:pPr>
    </w:p>
    <w:p w14:paraId="3236706C" w14:textId="2C8D878C" w:rsidR="008343CC" w:rsidRDefault="00804BFE" w:rsidP="00B2009B">
      <w:pPr>
        <w:spacing w:after="0" w:line="276" w:lineRule="auto"/>
        <w:rPr>
          <w:rFonts w:ascii="Arial" w:hAnsi="Arial" w:cs="Arial"/>
          <w:sz w:val="20"/>
          <w:szCs w:val="20"/>
        </w:rPr>
      </w:pPr>
      <w:r w:rsidRPr="00B2009B">
        <w:rPr>
          <w:rFonts w:ascii="Arial" w:hAnsi="Arial" w:cs="Arial"/>
          <w:sz w:val="20"/>
          <w:szCs w:val="20"/>
        </w:rPr>
        <w:t>Inspections will be conducted as per schedule.</w:t>
      </w:r>
      <w:r w:rsidR="00766009">
        <w:rPr>
          <w:rFonts w:ascii="Arial" w:hAnsi="Arial" w:cs="Arial"/>
          <w:sz w:val="20"/>
          <w:szCs w:val="20"/>
        </w:rPr>
        <w:t xml:space="preserve"> All </w:t>
      </w:r>
      <w:r w:rsidR="007B4550">
        <w:rPr>
          <w:rFonts w:ascii="Arial" w:hAnsi="Arial" w:cs="Arial"/>
          <w:sz w:val="20"/>
          <w:szCs w:val="20"/>
        </w:rPr>
        <w:t>workers staying at the workers’</w:t>
      </w:r>
    </w:p>
    <w:p w14:paraId="0DFF6531" w14:textId="77777777" w:rsidR="008343CC" w:rsidRPr="00B2009B" w:rsidRDefault="008343CC" w:rsidP="00B2009B">
      <w:pPr>
        <w:spacing w:after="0" w:line="276" w:lineRule="auto"/>
        <w:rPr>
          <w:rFonts w:ascii="Arial" w:hAnsi="Arial" w:cs="Arial"/>
          <w:sz w:val="20"/>
          <w:szCs w:val="20"/>
        </w:rPr>
      </w:pPr>
    </w:p>
    <w:p w14:paraId="3B1D9C73" w14:textId="58DA5901" w:rsidR="00804BFE" w:rsidRPr="00B2009B" w:rsidRDefault="003C6DE1"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28" w:name="_Toc215764782"/>
      <w:r w:rsidRPr="00B2009B">
        <w:rPr>
          <w:rFonts w:ascii="Arial" w:eastAsia="Times New Roman" w:hAnsi="Arial" w:cs="Arial"/>
          <w:b/>
          <w:bCs/>
          <w:kern w:val="0"/>
          <w:sz w:val="20"/>
          <w:szCs w:val="20"/>
          <w:lang w:val="en-GB" w:eastAsia="ru-RU"/>
          <w14:ligatures w14:val="none"/>
        </w:rPr>
        <w:t>WASTE MANAGEMENT</w:t>
      </w:r>
      <w:bookmarkEnd w:id="28"/>
    </w:p>
    <w:p w14:paraId="69F05AFA" w14:textId="4A6D38A9" w:rsidR="00CA1940" w:rsidRPr="00B2009B" w:rsidRDefault="00D47A1A" w:rsidP="00B2009B">
      <w:pPr>
        <w:spacing w:after="0"/>
        <w:rPr>
          <w:rFonts w:ascii="Arial" w:hAnsi="Arial" w:cs="Arial"/>
          <w:sz w:val="20"/>
          <w:szCs w:val="20"/>
          <w:lang w:val="en-US"/>
        </w:rPr>
      </w:pPr>
      <w:r w:rsidRPr="00B2009B">
        <w:rPr>
          <w:rFonts w:ascii="Arial" w:hAnsi="Arial" w:cs="Arial"/>
          <w:sz w:val="20"/>
          <w:szCs w:val="20"/>
          <w:lang w:val="en-US"/>
        </w:rPr>
        <w:t xml:space="preserve">Wastewater treatment and effluent discharge as well as solid waste treatment and disposal must comply with </w:t>
      </w:r>
      <w:r w:rsidR="00127231" w:rsidRPr="00B2009B">
        <w:rPr>
          <w:rFonts w:ascii="Arial" w:hAnsi="Arial" w:cs="Arial"/>
          <w:sz w:val="20"/>
          <w:szCs w:val="20"/>
        </w:rPr>
        <w:t>national/local requirements</w:t>
      </w:r>
      <w:r w:rsidRPr="00B2009B">
        <w:rPr>
          <w:rFonts w:ascii="Arial" w:hAnsi="Arial" w:cs="Arial"/>
          <w:sz w:val="20"/>
          <w:szCs w:val="20"/>
          <w:lang w:val="en-US"/>
        </w:rPr>
        <w:t xml:space="preserve"> </w:t>
      </w:r>
      <w:r w:rsidR="0004242D" w:rsidRPr="00B2009B">
        <w:rPr>
          <w:rFonts w:ascii="Arial" w:hAnsi="Arial" w:cs="Arial"/>
          <w:sz w:val="20"/>
          <w:szCs w:val="20"/>
          <w:lang w:val="en-US"/>
        </w:rPr>
        <w:t>and</w:t>
      </w:r>
      <w:r w:rsidRPr="00B2009B">
        <w:rPr>
          <w:rFonts w:ascii="Arial" w:hAnsi="Arial" w:cs="Arial"/>
          <w:sz w:val="20"/>
          <w:szCs w:val="20"/>
          <w:lang w:val="en-US"/>
        </w:rPr>
        <w:t xml:space="preserve"> World Bank</w:t>
      </w:r>
      <w:r w:rsidRPr="00B2009B">
        <w:rPr>
          <w:rFonts w:ascii="Arial" w:hAnsi="Arial" w:cs="Arial"/>
          <w:sz w:val="20"/>
          <w:szCs w:val="20"/>
        </w:rPr>
        <w:t xml:space="preserve"> </w:t>
      </w:r>
      <w:r w:rsidRPr="00B2009B">
        <w:rPr>
          <w:rFonts w:ascii="Arial" w:hAnsi="Arial" w:cs="Arial"/>
          <w:sz w:val="20"/>
          <w:szCs w:val="20"/>
          <w:lang w:val="en-US"/>
        </w:rPr>
        <w:t>discharge standards</w:t>
      </w:r>
      <w:r w:rsidR="00CE4AAE" w:rsidRPr="00B2009B">
        <w:rPr>
          <w:rFonts w:ascii="Arial" w:hAnsi="Arial" w:cs="Arial"/>
          <w:sz w:val="20"/>
          <w:szCs w:val="20"/>
          <w:lang w:val="en-US"/>
        </w:rPr>
        <w:t>, whichever i</w:t>
      </w:r>
      <w:r w:rsidR="007E1265" w:rsidRPr="00B2009B">
        <w:rPr>
          <w:rFonts w:ascii="Arial" w:hAnsi="Arial" w:cs="Arial"/>
          <w:sz w:val="20"/>
          <w:szCs w:val="20"/>
          <w:lang w:val="en-US"/>
        </w:rPr>
        <w:t>s</w:t>
      </w:r>
      <w:r w:rsidR="00CE4AAE" w:rsidRPr="00B2009B">
        <w:rPr>
          <w:rFonts w:ascii="Arial" w:hAnsi="Arial" w:cs="Arial"/>
          <w:sz w:val="20"/>
          <w:szCs w:val="20"/>
          <w:lang w:val="en-US"/>
        </w:rPr>
        <w:t xml:space="preserve"> the more stringent,</w:t>
      </w:r>
      <w:r w:rsidRPr="00B2009B">
        <w:rPr>
          <w:rFonts w:ascii="Arial" w:hAnsi="Arial" w:cs="Arial"/>
          <w:sz w:val="20"/>
          <w:szCs w:val="20"/>
          <w:lang w:val="en-US"/>
        </w:rPr>
        <w:t xml:space="preserve"> and be adequately designed to prevent contamination of any water body, to ensure hygiene and to avoid the spread of infections and diseases, the proliferation of mosquitoes, flies, rodents, and other pest vectors. </w:t>
      </w:r>
      <w:r w:rsidR="00207C3A" w:rsidRPr="00B2009B">
        <w:rPr>
          <w:rFonts w:ascii="Arial" w:hAnsi="Arial" w:cs="Arial"/>
          <w:sz w:val="20"/>
          <w:szCs w:val="20"/>
          <w:lang w:val="en-US"/>
        </w:rPr>
        <w:t xml:space="preserve">The project will provide a </w:t>
      </w:r>
      <w:r w:rsidR="00207C3A" w:rsidRPr="00B2009B">
        <w:rPr>
          <w:rFonts w:ascii="Arial" w:hAnsi="Arial" w:cs="Arial"/>
          <w:b/>
          <w:bCs/>
          <w:sz w:val="20"/>
          <w:szCs w:val="20"/>
          <w:lang w:val="en-US"/>
        </w:rPr>
        <w:t>Waste Management Plan</w:t>
      </w:r>
      <w:r w:rsidR="00285F3D" w:rsidRPr="00B2009B">
        <w:rPr>
          <w:rFonts w:ascii="Arial" w:hAnsi="Arial" w:cs="Arial"/>
          <w:b/>
          <w:bCs/>
          <w:sz w:val="20"/>
          <w:szCs w:val="20"/>
          <w:lang w:val="en-US"/>
        </w:rPr>
        <w:t xml:space="preserve"> </w:t>
      </w:r>
      <w:r w:rsidR="00285F3D" w:rsidRPr="00B2009B">
        <w:rPr>
          <w:rFonts w:ascii="Arial" w:hAnsi="Arial" w:cs="Arial"/>
          <w:sz w:val="20"/>
          <w:szCs w:val="20"/>
          <w:lang w:val="en-US"/>
        </w:rPr>
        <w:t>which will elaborate on the details</w:t>
      </w:r>
      <w:r w:rsidR="00AE32BC" w:rsidRPr="00B2009B">
        <w:rPr>
          <w:rFonts w:ascii="Arial" w:hAnsi="Arial" w:cs="Arial"/>
          <w:sz w:val="20"/>
          <w:szCs w:val="20"/>
          <w:lang w:val="en-US"/>
        </w:rPr>
        <w:t xml:space="preserve"> and to which the workers accommodation will need to comply. Of note this will include:</w:t>
      </w:r>
    </w:p>
    <w:p w14:paraId="72DA5C5A" w14:textId="44D5E51C" w:rsidR="007A0DE0" w:rsidRPr="00B2009B" w:rsidRDefault="007A0DE0" w:rsidP="00B2009B">
      <w:pPr>
        <w:numPr>
          <w:ilvl w:val="0"/>
          <w:numId w:val="77"/>
        </w:numPr>
        <w:spacing w:after="0" w:line="276" w:lineRule="auto"/>
        <w:ind w:right="260"/>
        <w:jc w:val="both"/>
        <w:rPr>
          <w:rFonts w:ascii="Arial" w:hAnsi="Arial" w:cs="Arial"/>
          <w:bCs/>
          <w:sz w:val="20"/>
          <w:szCs w:val="20"/>
          <w:lang w:val="en-US"/>
        </w:rPr>
      </w:pPr>
      <w:r w:rsidRPr="00B2009B">
        <w:rPr>
          <w:rFonts w:ascii="Arial" w:hAnsi="Arial" w:cs="Arial"/>
          <w:bCs/>
          <w:sz w:val="20"/>
          <w:szCs w:val="20"/>
          <w:lang w:val="en-US"/>
        </w:rPr>
        <w:t>Waste management must not cause any significant impacts on camp residents, the biophysical environment or surrounding communities</w:t>
      </w:r>
      <w:r w:rsidR="000E72E5" w:rsidRPr="00B2009B">
        <w:rPr>
          <w:rFonts w:ascii="Arial" w:hAnsi="Arial" w:cs="Arial"/>
          <w:bCs/>
          <w:sz w:val="20"/>
          <w:szCs w:val="20"/>
          <w:lang w:val="en-US"/>
        </w:rPr>
        <w:t>;</w:t>
      </w:r>
    </w:p>
    <w:p w14:paraId="12854304" w14:textId="0129B63D" w:rsidR="00111D34" w:rsidRPr="00B2009B" w:rsidRDefault="00CA5694" w:rsidP="00B2009B">
      <w:pPr>
        <w:numPr>
          <w:ilvl w:val="0"/>
          <w:numId w:val="77"/>
        </w:numPr>
        <w:spacing w:after="0" w:line="276" w:lineRule="auto"/>
        <w:ind w:right="260"/>
        <w:jc w:val="both"/>
        <w:rPr>
          <w:rFonts w:ascii="Arial" w:hAnsi="Arial" w:cs="Arial"/>
          <w:bCs/>
          <w:sz w:val="20"/>
          <w:szCs w:val="20"/>
          <w:lang w:val="en-US"/>
        </w:rPr>
      </w:pPr>
      <w:r w:rsidRPr="00B2009B">
        <w:rPr>
          <w:rFonts w:ascii="Arial" w:hAnsi="Arial" w:cs="Arial"/>
          <w:bCs/>
          <w:sz w:val="20"/>
          <w:szCs w:val="20"/>
          <w:lang w:val="en-US"/>
        </w:rPr>
        <w:t xml:space="preserve">Waste management will follow IFC/EBRD guidelines and </w:t>
      </w:r>
      <w:r w:rsidR="00111D34" w:rsidRPr="00B2009B">
        <w:rPr>
          <w:rFonts w:ascii="Arial" w:hAnsi="Arial" w:cs="Arial"/>
          <w:bCs/>
          <w:sz w:val="20"/>
          <w:szCs w:val="20"/>
        </w:rPr>
        <w:t>Good International Industry Practices (GIIP)</w:t>
      </w:r>
    </w:p>
    <w:p w14:paraId="730F0584" w14:textId="2E296132" w:rsidR="0046235C" w:rsidRPr="00B2009B" w:rsidRDefault="000E72E5" w:rsidP="00B2009B">
      <w:pPr>
        <w:numPr>
          <w:ilvl w:val="0"/>
          <w:numId w:val="77"/>
        </w:numPr>
        <w:spacing w:after="0" w:line="276" w:lineRule="auto"/>
        <w:ind w:right="260"/>
        <w:jc w:val="both"/>
        <w:rPr>
          <w:rFonts w:ascii="Arial" w:hAnsi="Arial" w:cs="Arial"/>
          <w:bCs/>
          <w:sz w:val="20"/>
          <w:szCs w:val="20"/>
          <w:lang w:val="en-US"/>
        </w:rPr>
      </w:pPr>
      <w:r w:rsidRPr="00B2009B">
        <w:rPr>
          <w:rFonts w:ascii="Arial" w:hAnsi="Arial" w:cs="Arial"/>
          <w:bCs/>
          <w:sz w:val="20"/>
          <w:szCs w:val="20"/>
          <w:lang w:val="en-US"/>
        </w:rPr>
        <w:t xml:space="preserve">Specific containers must be provided for </w:t>
      </w:r>
      <w:r w:rsidR="0070170C" w:rsidRPr="00B2009B">
        <w:rPr>
          <w:rFonts w:ascii="Arial" w:hAnsi="Arial" w:cs="Arial"/>
          <w:bCs/>
          <w:sz w:val="20"/>
          <w:szCs w:val="20"/>
          <w:lang w:val="en-US"/>
        </w:rPr>
        <w:t>different waste type</w:t>
      </w:r>
      <w:r w:rsidR="00927EC4" w:rsidRPr="00B2009B">
        <w:rPr>
          <w:rFonts w:ascii="Arial" w:hAnsi="Arial" w:cs="Arial"/>
          <w:bCs/>
          <w:sz w:val="20"/>
          <w:szCs w:val="20"/>
          <w:lang w:val="en-US"/>
        </w:rPr>
        <w:t>s, to allow for segregation of waste types</w:t>
      </w:r>
      <w:r w:rsidR="00E011DB" w:rsidRPr="00B2009B">
        <w:rPr>
          <w:rFonts w:ascii="Arial" w:hAnsi="Arial" w:cs="Arial"/>
          <w:bCs/>
          <w:sz w:val="20"/>
          <w:szCs w:val="20"/>
          <w:lang w:val="en-US"/>
        </w:rPr>
        <w:t>, including organic materials</w:t>
      </w:r>
      <w:r w:rsidR="007A724D" w:rsidRPr="00B2009B">
        <w:rPr>
          <w:rFonts w:ascii="Arial" w:hAnsi="Arial" w:cs="Arial"/>
          <w:bCs/>
          <w:sz w:val="20"/>
          <w:szCs w:val="20"/>
          <w:lang w:val="en-US"/>
        </w:rPr>
        <w:t xml:space="preserve">. </w:t>
      </w:r>
      <w:r w:rsidR="00E011DB" w:rsidRPr="00B2009B">
        <w:rPr>
          <w:rFonts w:ascii="Arial" w:hAnsi="Arial" w:cs="Arial"/>
          <w:bCs/>
          <w:sz w:val="20"/>
          <w:szCs w:val="20"/>
          <w:lang w:val="en-US"/>
        </w:rPr>
        <w:t>Containers</w:t>
      </w:r>
      <w:r w:rsidR="007A724D" w:rsidRPr="00B2009B">
        <w:rPr>
          <w:rFonts w:ascii="Arial" w:hAnsi="Arial" w:cs="Arial"/>
          <w:bCs/>
          <w:sz w:val="20"/>
          <w:szCs w:val="20"/>
          <w:lang w:val="en-US"/>
        </w:rPr>
        <w:t xml:space="preserve"> should be clearly labelled</w:t>
      </w:r>
      <w:r w:rsidR="006962B8" w:rsidRPr="00B2009B">
        <w:rPr>
          <w:rFonts w:ascii="Arial" w:hAnsi="Arial" w:cs="Arial"/>
          <w:bCs/>
          <w:sz w:val="20"/>
          <w:szCs w:val="20"/>
          <w:lang w:val="en-US"/>
        </w:rPr>
        <w:t>/colour coded</w:t>
      </w:r>
      <w:r w:rsidRPr="00B2009B">
        <w:rPr>
          <w:rFonts w:ascii="Arial" w:hAnsi="Arial" w:cs="Arial"/>
          <w:bCs/>
          <w:sz w:val="20"/>
          <w:szCs w:val="20"/>
          <w:lang w:val="en-US"/>
        </w:rPr>
        <w:t xml:space="preserve"> and emptied on a regular basis</w:t>
      </w:r>
      <w:r w:rsidR="00A63156" w:rsidRPr="00B2009B">
        <w:rPr>
          <w:rFonts w:ascii="Arial" w:hAnsi="Arial" w:cs="Arial"/>
          <w:bCs/>
          <w:sz w:val="20"/>
          <w:szCs w:val="20"/>
          <w:lang w:val="en-US"/>
        </w:rPr>
        <w:t xml:space="preserve"> (intervals to be determined based on the seasonal temperature</w:t>
      </w:r>
      <w:r w:rsidR="00D83010" w:rsidRPr="00B2009B">
        <w:rPr>
          <w:rFonts w:ascii="Arial" w:hAnsi="Arial" w:cs="Arial"/>
          <w:bCs/>
          <w:sz w:val="20"/>
          <w:szCs w:val="20"/>
          <w:lang w:val="en-US"/>
        </w:rPr>
        <w:t xml:space="preserve">, </w:t>
      </w:r>
      <w:r w:rsidR="00A63156" w:rsidRPr="00B2009B">
        <w:rPr>
          <w:rFonts w:ascii="Arial" w:hAnsi="Arial" w:cs="Arial"/>
          <w:bCs/>
          <w:sz w:val="20"/>
          <w:szCs w:val="20"/>
          <w:lang w:val="en-US"/>
        </w:rPr>
        <w:t>volumes generated</w:t>
      </w:r>
      <w:r w:rsidR="00D83010" w:rsidRPr="00B2009B">
        <w:rPr>
          <w:rFonts w:ascii="Arial" w:hAnsi="Arial" w:cs="Arial"/>
          <w:bCs/>
          <w:sz w:val="20"/>
          <w:szCs w:val="20"/>
          <w:lang w:val="en-US"/>
        </w:rPr>
        <w:t>, and nature of the waste stream)</w:t>
      </w:r>
      <w:r w:rsidRPr="00B2009B">
        <w:rPr>
          <w:rFonts w:ascii="Arial" w:hAnsi="Arial" w:cs="Arial"/>
          <w:bCs/>
          <w:sz w:val="20"/>
          <w:szCs w:val="20"/>
          <w:lang w:val="en-US"/>
        </w:rPr>
        <w:t xml:space="preserve">. </w:t>
      </w:r>
    </w:p>
    <w:p w14:paraId="74234D0B" w14:textId="0BBC95CD" w:rsidR="000E72E5" w:rsidRPr="00B2009B" w:rsidRDefault="00EA32F6" w:rsidP="00B2009B">
      <w:pPr>
        <w:numPr>
          <w:ilvl w:val="0"/>
          <w:numId w:val="77"/>
        </w:numPr>
        <w:spacing w:after="0" w:line="276" w:lineRule="auto"/>
        <w:ind w:right="260"/>
        <w:jc w:val="both"/>
        <w:rPr>
          <w:rFonts w:ascii="Arial" w:hAnsi="Arial" w:cs="Arial"/>
          <w:bCs/>
          <w:sz w:val="20"/>
          <w:szCs w:val="20"/>
          <w:lang w:val="en-US"/>
        </w:rPr>
      </w:pPr>
      <w:r w:rsidRPr="00B2009B">
        <w:rPr>
          <w:rFonts w:ascii="Arial" w:hAnsi="Arial" w:cs="Arial"/>
          <w:bCs/>
          <w:sz w:val="20"/>
          <w:szCs w:val="20"/>
          <w:lang w:val="en-US"/>
        </w:rPr>
        <w:t>Adequate numbers of waste containers must be provided, within no more than 30 m of each shelter</w:t>
      </w:r>
      <w:r w:rsidR="00D306C2" w:rsidRPr="00B2009B">
        <w:rPr>
          <w:rFonts w:ascii="Arial" w:hAnsi="Arial" w:cs="Arial"/>
          <w:bCs/>
          <w:sz w:val="20"/>
          <w:szCs w:val="20"/>
          <w:lang w:val="en-US"/>
        </w:rPr>
        <w:t xml:space="preserve">. </w:t>
      </w:r>
      <w:r w:rsidR="009D5A10" w:rsidRPr="00B2009B">
        <w:rPr>
          <w:rFonts w:ascii="Arial" w:hAnsi="Arial" w:cs="Arial"/>
          <w:bCs/>
          <w:sz w:val="20"/>
          <w:szCs w:val="20"/>
          <w:lang w:val="en-US"/>
        </w:rPr>
        <w:t xml:space="preserve">Waste containers will be of </w:t>
      </w:r>
      <w:r w:rsidR="002D1F09" w:rsidRPr="00B2009B">
        <w:rPr>
          <w:rFonts w:ascii="Arial" w:hAnsi="Arial" w:cs="Arial"/>
          <w:bCs/>
          <w:sz w:val="20"/>
          <w:szCs w:val="20"/>
          <w:lang w:val="en-US"/>
        </w:rPr>
        <w:t>a suitable material</w:t>
      </w:r>
      <w:r w:rsidR="000E72E5" w:rsidRPr="00B2009B">
        <w:rPr>
          <w:rFonts w:ascii="Arial" w:hAnsi="Arial" w:cs="Arial"/>
          <w:bCs/>
          <w:sz w:val="20"/>
          <w:szCs w:val="20"/>
          <w:lang w:val="en-US"/>
        </w:rPr>
        <w:t xml:space="preserve"> to provid</w:t>
      </w:r>
      <w:r w:rsidR="002D1F09" w:rsidRPr="00B2009B">
        <w:rPr>
          <w:rFonts w:ascii="Arial" w:hAnsi="Arial" w:cs="Arial"/>
          <w:bCs/>
          <w:sz w:val="20"/>
          <w:szCs w:val="20"/>
          <w:lang w:val="en-US"/>
        </w:rPr>
        <w:t>e</w:t>
      </w:r>
      <w:r w:rsidR="000E72E5" w:rsidRPr="00B2009B">
        <w:rPr>
          <w:rFonts w:ascii="Arial" w:hAnsi="Arial" w:cs="Arial"/>
          <w:bCs/>
          <w:sz w:val="20"/>
          <w:szCs w:val="20"/>
          <w:lang w:val="en-US"/>
        </w:rPr>
        <w:t xml:space="preserve"> leak proof, non-absorbent, rust and corrosion-resistant</w:t>
      </w:r>
      <w:r w:rsidR="00941C5A" w:rsidRPr="00B2009B">
        <w:rPr>
          <w:rFonts w:ascii="Arial" w:hAnsi="Arial" w:cs="Arial"/>
          <w:bCs/>
          <w:sz w:val="20"/>
          <w:szCs w:val="20"/>
          <w:lang w:val="en-US"/>
        </w:rPr>
        <w:t>, to allow for the long-life of the containers and to avoid access by</w:t>
      </w:r>
      <w:r w:rsidR="000E72E5" w:rsidRPr="00B2009B">
        <w:rPr>
          <w:rFonts w:ascii="Arial" w:hAnsi="Arial" w:cs="Arial"/>
          <w:bCs/>
          <w:sz w:val="20"/>
          <w:szCs w:val="20"/>
          <w:lang w:val="en-US"/>
        </w:rPr>
        <w:t xml:space="preserve"> </w:t>
      </w:r>
      <w:r w:rsidR="002D1F09" w:rsidRPr="00B2009B">
        <w:rPr>
          <w:rFonts w:ascii="Arial" w:hAnsi="Arial" w:cs="Arial"/>
          <w:bCs/>
          <w:sz w:val="20"/>
          <w:szCs w:val="20"/>
          <w:lang w:val="en-US"/>
        </w:rPr>
        <w:t xml:space="preserve">pests where necessary. </w:t>
      </w:r>
    </w:p>
    <w:p w14:paraId="5465CC26" w14:textId="77777777" w:rsidR="00ED0444" w:rsidRDefault="00BC3F8F" w:rsidP="00B2009B">
      <w:pPr>
        <w:numPr>
          <w:ilvl w:val="0"/>
          <w:numId w:val="77"/>
        </w:numPr>
        <w:spacing w:after="0" w:line="276" w:lineRule="auto"/>
        <w:ind w:right="260"/>
        <w:jc w:val="both"/>
        <w:rPr>
          <w:rFonts w:ascii="Arial" w:hAnsi="Arial" w:cs="Arial"/>
          <w:bCs/>
          <w:sz w:val="20"/>
          <w:szCs w:val="20"/>
          <w:lang w:val="en-US"/>
        </w:rPr>
      </w:pPr>
      <w:r w:rsidRPr="00B2009B">
        <w:rPr>
          <w:rFonts w:ascii="Arial" w:hAnsi="Arial" w:cs="Arial"/>
          <w:sz w:val="20"/>
          <w:szCs w:val="20"/>
          <w:lang w:val="en-US"/>
        </w:rPr>
        <w:t>C</w:t>
      </w:r>
      <w:r w:rsidR="00E96001" w:rsidRPr="00B2009B">
        <w:rPr>
          <w:rFonts w:ascii="Arial" w:hAnsi="Arial" w:cs="Arial"/>
          <w:sz w:val="20"/>
          <w:szCs w:val="20"/>
          <w:lang w:val="en-US"/>
        </w:rPr>
        <w:t>ontractor</w:t>
      </w:r>
      <w:r w:rsidRPr="00B2009B">
        <w:rPr>
          <w:rFonts w:ascii="Arial" w:hAnsi="Arial" w:cs="Arial"/>
          <w:sz w:val="20"/>
          <w:szCs w:val="20"/>
          <w:lang w:val="en-US"/>
        </w:rPr>
        <w:t>(s)</w:t>
      </w:r>
      <w:r w:rsidR="00E96001" w:rsidRPr="00B2009B">
        <w:rPr>
          <w:rFonts w:ascii="Arial" w:hAnsi="Arial" w:cs="Arial"/>
          <w:sz w:val="20"/>
          <w:szCs w:val="20"/>
          <w:lang w:val="en-US"/>
        </w:rPr>
        <w:t xml:space="preserve"> </w:t>
      </w:r>
      <w:r w:rsidRPr="00B2009B">
        <w:rPr>
          <w:rFonts w:ascii="Arial" w:hAnsi="Arial" w:cs="Arial"/>
          <w:sz w:val="20"/>
          <w:szCs w:val="20"/>
          <w:lang w:val="en-US"/>
        </w:rPr>
        <w:t xml:space="preserve">will be </w:t>
      </w:r>
      <w:r w:rsidR="00E96001" w:rsidRPr="00B2009B">
        <w:rPr>
          <w:rFonts w:ascii="Arial" w:hAnsi="Arial" w:cs="Arial"/>
          <w:sz w:val="20"/>
          <w:szCs w:val="20"/>
          <w:lang w:val="en-US"/>
        </w:rPr>
        <w:t>responsible for the collection of garbage</w:t>
      </w:r>
      <w:r w:rsidR="00ED0444" w:rsidRPr="00B2009B">
        <w:rPr>
          <w:rFonts w:ascii="Arial" w:hAnsi="Arial" w:cs="Arial"/>
          <w:sz w:val="20"/>
          <w:szCs w:val="20"/>
          <w:lang w:val="en-US"/>
        </w:rPr>
        <w:t xml:space="preserve"> </w:t>
      </w:r>
      <w:r w:rsidR="00E96001" w:rsidRPr="00B2009B">
        <w:rPr>
          <w:rFonts w:ascii="Arial" w:hAnsi="Arial" w:cs="Arial"/>
          <w:sz w:val="20"/>
          <w:szCs w:val="20"/>
          <w:lang w:val="en-US"/>
        </w:rPr>
        <w:t>and domestic waste at the workers’ accommodation</w:t>
      </w:r>
      <w:r w:rsidR="00ED0444" w:rsidRPr="00B2009B">
        <w:rPr>
          <w:rFonts w:ascii="Arial" w:hAnsi="Arial" w:cs="Arial"/>
          <w:sz w:val="20"/>
          <w:szCs w:val="20"/>
          <w:lang w:val="en-US"/>
        </w:rPr>
        <w:t xml:space="preserve"> facility</w:t>
      </w:r>
      <w:r w:rsidR="00E96001" w:rsidRPr="00B2009B">
        <w:rPr>
          <w:rFonts w:ascii="Arial" w:hAnsi="Arial" w:cs="Arial"/>
          <w:sz w:val="20"/>
          <w:szCs w:val="20"/>
          <w:lang w:val="en-US"/>
        </w:rPr>
        <w:t xml:space="preserve">, and its appropriate </w:t>
      </w:r>
      <w:r w:rsidR="00ED0444" w:rsidRPr="00B2009B">
        <w:rPr>
          <w:rFonts w:ascii="Arial" w:hAnsi="Arial" w:cs="Arial"/>
          <w:sz w:val="20"/>
          <w:szCs w:val="20"/>
          <w:lang w:val="en-US"/>
        </w:rPr>
        <w:t xml:space="preserve">disposal. </w:t>
      </w:r>
      <w:r w:rsidR="00ED0444" w:rsidRPr="00B2009B">
        <w:rPr>
          <w:rFonts w:ascii="Arial" w:hAnsi="Arial" w:cs="Arial"/>
          <w:bCs/>
          <w:sz w:val="20"/>
          <w:szCs w:val="20"/>
          <w:lang w:val="en-US"/>
        </w:rPr>
        <w:t>Any waste management conducted by third parties, must be conducted by dedicated or existing municipal facilities or contractors that are reputable and legitimate enterprises licensed by the relevant regulatory agencies in line with international standards.</w:t>
      </w:r>
    </w:p>
    <w:p w14:paraId="5060C9BE" w14:textId="77777777" w:rsidR="008343CC" w:rsidRPr="00B2009B" w:rsidRDefault="008343CC" w:rsidP="008343CC">
      <w:pPr>
        <w:spacing w:after="0" w:line="276" w:lineRule="auto"/>
        <w:ind w:left="720" w:right="260"/>
        <w:jc w:val="both"/>
        <w:rPr>
          <w:rFonts w:ascii="Arial" w:hAnsi="Arial" w:cs="Arial"/>
          <w:bCs/>
          <w:sz w:val="20"/>
          <w:szCs w:val="20"/>
          <w:lang w:val="en-US"/>
        </w:rPr>
      </w:pPr>
    </w:p>
    <w:p w14:paraId="678527CE" w14:textId="4CDB57CC" w:rsidR="00F84E03" w:rsidRPr="00B2009B" w:rsidRDefault="003C6DE1"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29" w:name="_Toc215764783"/>
      <w:r w:rsidRPr="00B2009B">
        <w:rPr>
          <w:rFonts w:ascii="Arial" w:eastAsia="Times New Roman" w:hAnsi="Arial" w:cs="Arial"/>
          <w:b/>
          <w:bCs/>
          <w:kern w:val="0"/>
          <w:sz w:val="20"/>
          <w:szCs w:val="20"/>
          <w:lang w:val="en-GB" w:eastAsia="ru-RU"/>
          <w14:ligatures w14:val="none"/>
        </w:rPr>
        <w:t>PROHIBITED ACTS</w:t>
      </w:r>
      <w:bookmarkEnd w:id="29"/>
    </w:p>
    <w:p w14:paraId="5D440E82" w14:textId="2D395F2B" w:rsidR="00F84E03" w:rsidRPr="00B2009B" w:rsidRDefault="00F84E03" w:rsidP="00B2009B">
      <w:pPr>
        <w:keepNext/>
        <w:spacing w:after="0"/>
        <w:ind w:left="360" w:right="260"/>
        <w:jc w:val="both"/>
        <w:rPr>
          <w:rFonts w:ascii="Arial" w:hAnsi="Arial" w:cs="Arial"/>
          <w:sz w:val="20"/>
          <w:szCs w:val="20"/>
          <w:lang w:val="en-US"/>
        </w:rPr>
      </w:pPr>
      <w:r w:rsidRPr="00B2009B">
        <w:rPr>
          <w:rFonts w:ascii="Arial" w:hAnsi="Arial" w:cs="Arial"/>
          <w:sz w:val="20"/>
          <w:szCs w:val="20"/>
          <w:lang w:val="en-US"/>
        </w:rPr>
        <w:t xml:space="preserve">The following actions are </w:t>
      </w:r>
      <w:r w:rsidRPr="00B2009B">
        <w:rPr>
          <w:rFonts w:ascii="Arial" w:hAnsi="Arial" w:cs="Arial"/>
          <w:b/>
          <w:sz w:val="20"/>
          <w:szCs w:val="20"/>
          <w:lang w:val="en-US"/>
        </w:rPr>
        <w:t>strictly prohibited</w:t>
      </w:r>
      <w:r w:rsidRPr="00B2009B">
        <w:rPr>
          <w:rFonts w:ascii="Arial" w:hAnsi="Arial" w:cs="Arial"/>
          <w:sz w:val="20"/>
          <w:szCs w:val="20"/>
          <w:lang w:val="en-US"/>
        </w:rPr>
        <w:t xml:space="preserve"> within the </w:t>
      </w:r>
      <w:r w:rsidR="00796B07" w:rsidRPr="00B2009B">
        <w:rPr>
          <w:rFonts w:ascii="Arial" w:hAnsi="Arial" w:cs="Arial"/>
          <w:sz w:val="20"/>
          <w:szCs w:val="20"/>
          <w:lang w:val="en-US"/>
        </w:rPr>
        <w:t xml:space="preserve">workers’ accommodation </w:t>
      </w:r>
      <w:r w:rsidRPr="00B2009B">
        <w:rPr>
          <w:rFonts w:ascii="Arial" w:hAnsi="Arial" w:cs="Arial"/>
          <w:sz w:val="20"/>
          <w:szCs w:val="20"/>
          <w:lang w:val="en-US"/>
        </w:rPr>
        <w:t>area and surrounding premises:</w:t>
      </w:r>
    </w:p>
    <w:tbl>
      <w:tblPr>
        <w:tblStyle w:val="TableGrid"/>
        <w:tblW w:w="0" w:type="auto"/>
        <w:tblLook w:val="04A0" w:firstRow="1" w:lastRow="0" w:firstColumn="1" w:lastColumn="0" w:noHBand="0" w:noVBand="1"/>
      </w:tblPr>
      <w:tblGrid>
        <w:gridCol w:w="5003"/>
        <w:gridCol w:w="5157"/>
      </w:tblGrid>
      <w:tr w:rsidR="00796B07" w:rsidRPr="00B2009B" w14:paraId="39208E42" w14:textId="77777777">
        <w:tc>
          <w:tcPr>
            <w:tcW w:w="0" w:type="auto"/>
            <w:hideMark/>
          </w:tcPr>
          <w:p w14:paraId="16ED7602" w14:textId="77777777" w:rsidR="00F84E03" w:rsidRPr="00B2009B" w:rsidRDefault="00F84E03" w:rsidP="00B2009B">
            <w:pPr>
              <w:spacing w:line="276" w:lineRule="auto"/>
              <w:ind w:right="260"/>
              <w:rPr>
                <w:rFonts w:ascii="Arial" w:hAnsi="Arial" w:cs="Arial"/>
                <w:b/>
                <w:bCs/>
                <w:sz w:val="20"/>
                <w:szCs w:val="20"/>
              </w:rPr>
            </w:pPr>
            <w:r w:rsidRPr="00B2009B">
              <w:rPr>
                <w:rFonts w:ascii="Arial" w:hAnsi="Arial" w:cs="Arial"/>
                <w:b/>
                <w:bCs/>
                <w:sz w:val="20"/>
                <w:szCs w:val="20"/>
              </w:rPr>
              <w:t>Prohibited Activity</w:t>
            </w:r>
          </w:p>
        </w:tc>
        <w:tc>
          <w:tcPr>
            <w:tcW w:w="0" w:type="auto"/>
            <w:hideMark/>
          </w:tcPr>
          <w:p w14:paraId="2ED4E9F8" w14:textId="77777777" w:rsidR="00F84E03" w:rsidRPr="00B2009B" w:rsidRDefault="00F84E03" w:rsidP="00B2009B">
            <w:pPr>
              <w:spacing w:line="276" w:lineRule="auto"/>
              <w:ind w:right="260"/>
              <w:rPr>
                <w:rFonts w:ascii="Arial" w:hAnsi="Arial" w:cs="Arial"/>
                <w:b/>
                <w:bCs/>
                <w:sz w:val="20"/>
                <w:szCs w:val="20"/>
              </w:rPr>
            </w:pPr>
            <w:r w:rsidRPr="00B2009B">
              <w:rPr>
                <w:rFonts w:ascii="Arial" w:hAnsi="Arial" w:cs="Arial"/>
                <w:b/>
                <w:bCs/>
                <w:sz w:val="20"/>
                <w:szCs w:val="20"/>
              </w:rPr>
              <w:t>Rationale / Explanation</w:t>
            </w:r>
          </w:p>
        </w:tc>
      </w:tr>
      <w:tr w:rsidR="00796B07" w:rsidRPr="00B2009B" w14:paraId="463B6034" w14:textId="77777777">
        <w:trPr>
          <w:trHeight w:val="629"/>
        </w:trPr>
        <w:tc>
          <w:tcPr>
            <w:tcW w:w="0" w:type="auto"/>
            <w:hideMark/>
          </w:tcPr>
          <w:p w14:paraId="7A735162"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Gambling or betting in any form</w:t>
            </w:r>
          </w:p>
        </w:tc>
        <w:tc>
          <w:tcPr>
            <w:tcW w:w="0" w:type="auto"/>
            <w:hideMark/>
          </w:tcPr>
          <w:p w14:paraId="35061AB5"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Creates conflict and disrupts social harmony.</w:t>
            </w:r>
          </w:p>
        </w:tc>
      </w:tr>
      <w:tr w:rsidR="00796B07" w:rsidRPr="00B2009B" w14:paraId="7A5D76D2" w14:textId="77777777">
        <w:tc>
          <w:tcPr>
            <w:tcW w:w="0" w:type="auto"/>
            <w:hideMark/>
          </w:tcPr>
          <w:p w14:paraId="6EE68B8C"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Possession or use of weapons, explosives, or dangerous items</w:t>
            </w:r>
          </w:p>
        </w:tc>
        <w:tc>
          <w:tcPr>
            <w:tcW w:w="0" w:type="auto"/>
            <w:hideMark/>
          </w:tcPr>
          <w:p w14:paraId="1D845FD7" w14:textId="5A3B242D"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 xml:space="preserve">Strictly prohibited under </w:t>
            </w:r>
            <w:r w:rsidR="006A52AC" w:rsidRPr="00B2009B">
              <w:rPr>
                <w:rFonts w:ascii="Arial" w:hAnsi="Arial" w:cs="Arial"/>
                <w:sz w:val="20"/>
                <w:szCs w:val="20"/>
              </w:rPr>
              <w:t xml:space="preserve">national </w:t>
            </w:r>
            <w:r w:rsidRPr="00B2009B">
              <w:rPr>
                <w:rFonts w:ascii="Arial" w:hAnsi="Arial" w:cs="Arial"/>
                <w:sz w:val="20"/>
                <w:szCs w:val="20"/>
              </w:rPr>
              <w:t>law and project safety regulations.</w:t>
            </w:r>
          </w:p>
        </w:tc>
      </w:tr>
      <w:tr w:rsidR="00796B07" w:rsidRPr="00B2009B" w14:paraId="43FE42E4" w14:textId="77777777">
        <w:tc>
          <w:tcPr>
            <w:tcW w:w="0" w:type="auto"/>
            <w:hideMark/>
          </w:tcPr>
          <w:p w14:paraId="6EA44D93"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Violence, threats, or fighting</w:t>
            </w:r>
          </w:p>
        </w:tc>
        <w:tc>
          <w:tcPr>
            <w:tcW w:w="0" w:type="auto"/>
            <w:hideMark/>
          </w:tcPr>
          <w:p w14:paraId="3040E0D6"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Zero tolerance for physical or verbal abuse.</w:t>
            </w:r>
          </w:p>
        </w:tc>
      </w:tr>
      <w:tr w:rsidR="00796B07" w:rsidRPr="00B2009B" w14:paraId="1E6BC5FE" w14:textId="77777777">
        <w:tc>
          <w:tcPr>
            <w:tcW w:w="0" w:type="auto"/>
            <w:hideMark/>
          </w:tcPr>
          <w:p w14:paraId="0C58F3CE" w14:textId="4C8EB73F"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 xml:space="preserve">Sexual </w:t>
            </w:r>
            <w:r w:rsidR="006A52AC" w:rsidRPr="00B2009B">
              <w:rPr>
                <w:rFonts w:ascii="Arial" w:hAnsi="Arial" w:cs="Arial"/>
                <w:b/>
                <w:bCs/>
                <w:sz w:val="20"/>
                <w:szCs w:val="20"/>
              </w:rPr>
              <w:t xml:space="preserve">abuse, exploitation and </w:t>
            </w:r>
            <w:r w:rsidRPr="00B2009B">
              <w:rPr>
                <w:rFonts w:ascii="Arial" w:hAnsi="Arial" w:cs="Arial"/>
                <w:b/>
                <w:bCs/>
                <w:sz w:val="20"/>
                <w:szCs w:val="20"/>
              </w:rPr>
              <w:t>harassment or gender-based violence (GBV)</w:t>
            </w:r>
          </w:p>
        </w:tc>
        <w:tc>
          <w:tcPr>
            <w:tcW w:w="0" w:type="auto"/>
            <w:hideMark/>
          </w:tcPr>
          <w:p w14:paraId="4B8DEA8B"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Immediate disciplinary and legal action; zero-tolerance policy.</w:t>
            </w:r>
          </w:p>
        </w:tc>
      </w:tr>
      <w:tr w:rsidR="00796B07" w:rsidRPr="00B2009B" w14:paraId="281367E2" w14:textId="77777777">
        <w:tc>
          <w:tcPr>
            <w:tcW w:w="0" w:type="auto"/>
            <w:hideMark/>
          </w:tcPr>
          <w:p w14:paraId="27975F8A"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Discrimination based on race, religion, nationality, or gender</w:t>
            </w:r>
          </w:p>
        </w:tc>
        <w:tc>
          <w:tcPr>
            <w:tcW w:w="0" w:type="auto"/>
            <w:hideMark/>
          </w:tcPr>
          <w:p w14:paraId="753908CC" w14:textId="110CE195"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 xml:space="preserve">Violates </w:t>
            </w:r>
            <w:r w:rsidR="00F31C6C" w:rsidRPr="00B2009B">
              <w:rPr>
                <w:rFonts w:ascii="Arial" w:hAnsi="Arial" w:cs="Arial"/>
                <w:sz w:val="20"/>
                <w:szCs w:val="20"/>
              </w:rPr>
              <w:t>applicable national laws and internationally recognized core labor standards</w:t>
            </w:r>
          </w:p>
        </w:tc>
      </w:tr>
      <w:tr w:rsidR="00796B07" w:rsidRPr="00B2009B" w14:paraId="28FE772D" w14:textId="77777777">
        <w:tc>
          <w:tcPr>
            <w:tcW w:w="0" w:type="auto"/>
            <w:hideMark/>
          </w:tcPr>
          <w:p w14:paraId="0B8500A1"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Unauthorized entry or visitors</w:t>
            </w:r>
          </w:p>
        </w:tc>
        <w:tc>
          <w:tcPr>
            <w:tcW w:w="0" w:type="auto"/>
            <w:hideMark/>
          </w:tcPr>
          <w:p w14:paraId="0875C475"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All visitors must have prior approval and sign in/out at security checkpoints.</w:t>
            </w:r>
          </w:p>
        </w:tc>
      </w:tr>
      <w:tr w:rsidR="00796B07" w:rsidRPr="00B2009B" w14:paraId="372096F8" w14:textId="77777777">
        <w:tc>
          <w:tcPr>
            <w:tcW w:w="0" w:type="auto"/>
            <w:hideMark/>
          </w:tcPr>
          <w:p w14:paraId="452EB571"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Vandalism or theft</w:t>
            </w:r>
          </w:p>
        </w:tc>
        <w:tc>
          <w:tcPr>
            <w:tcW w:w="0" w:type="auto"/>
            <w:hideMark/>
          </w:tcPr>
          <w:p w14:paraId="2BF37D74"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sz w:val="20"/>
                <w:szCs w:val="20"/>
              </w:rPr>
              <w:t>Offenders will be held financially and legally accountable.</w:t>
            </w:r>
          </w:p>
        </w:tc>
      </w:tr>
      <w:tr w:rsidR="00796B07" w:rsidRPr="00B2009B" w14:paraId="40D6F696" w14:textId="77777777">
        <w:tc>
          <w:tcPr>
            <w:tcW w:w="0" w:type="auto"/>
            <w:hideMark/>
          </w:tcPr>
          <w:p w14:paraId="784C7B09"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Smoking in non-designated areas</w:t>
            </w:r>
          </w:p>
        </w:tc>
        <w:tc>
          <w:tcPr>
            <w:tcW w:w="0" w:type="auto"/>
            <w:hideMark/>
          </w:tcPr>
          <w:p w14:paraId="29190B65" w14:textId="7250C5F6" w:rsidR="00F84E03" w:rsidRPr="00B2009B" w:rsidRDefault="00F84E03" w:rsidP="00B2009B">
            <w:pPr>
              <w:spacing w:line="276" w:lineRule="auto"/>
              <w:ind w:right="260"/>
              <w:rPr>
                <w:rFonts w:ascii="Arial" w:hAnsi="Arial" w:cs="Arial"/>
                <w:sz w:val="20"/>
                <w:szCs w:val="20"/>
                <w:lang w:val="en-US"/>
              </w:rPr>
            </w:pPr>
            <w:r w:rsidRPr="00B2009B">
              <w:rPr>
                <w:rFonts w:ascii="Arial" w:hAnsi="Arial" w:cs="Arial"/>
                <w:sz w:val="20"/>
                <w:szCs w:val="20"/>
                <w:lang w:val="en-US"/>
              </w:rPr>
              <w:t xml:space="preserve">Fire hazard and violation of </w:t>
            </w:r>
            <w:r w:rsidR="00796B07" w:rsidRPr="00B2009B">
              <w:rPr>
                <w:rFonts w:ascii="Arial" w:hAnsi="Arial" w:cs="Arial"/>
                <w:sz w:val="20"/>
                <w:szCs w:val="20"/>
                <w:lang w:val="en-US"/>
              </w:rPr>
              <w:t xml:space="preserve">workers’ </w:t>
            </w:r>
            <w:r w:rsidR="007C52C3" w:rsidRPr="00B2009B">
              <w:rPr>
                <w:rFonts w:ascii="Arial" w:hAnsi="Arial" w:cs="Arial"/>
                <w:sz w:val="20"/>
                <w:szCs w:val="20"/>
                <w:lang w:val="en-US"/>
              </w:rPr>
              <w:t>accommodation</w:t>
            </w:r>
            <w:r w:rsidR="00796B07" w:rsidRPr="00B2009B">
              <w:rPr>
                <w:rFonts w:ascii="Arial" w:hAnsi="Arial" w:cs="Arial"/>
                <w:sz w:val="20"/>
                <w:szCs w:val="20"/>
                <w:lang w:val="en-US"/>
              </w:rPr>
              <w:t xml:space="preserve"> </w:t>
            </w:r>
            <w:r w:rsidRPr="00B2009B">
              <w:rPr>
                <w:rFonts w:ascii="Arial" w:hAnsi="Arial" w:cs="Arial"/>
                <w:sz w:val="20"/>
                <w:szCs w:val="20"/>
                <w:lang w:val="en-US"/>
              </w:rPr>
              <w:t>safety rules.</w:t>
            </w:r>
          </w:p>
        </w:tc>
      </w:tr>
      <w:tr w:rsidR="00796B07" w:rsidRPr="00B2009B" w14:paraId="664DB7DF" w14:textId="77777777">
        <w:tc>
          <w:tcPr>
            <w:tcW w:w="0" w:type="auto"/>
            <w:hideMark/>
          </w:tcPr>
          <w:p w14:paraId="11BEAA9E" w14:textId="77777777" w:rsidR="00F84E03" w:rsidRPr="00B2009B" w:rsidRDefault="00F84E03" w:rsidP="00B2009B">
            <w:pPr>
              <w:spacing w:line="276" w:lineRule="auto"/>
              <w:ind w:right="260"/>
              <w:rPr>
                <w:rFonts w:ascii="Arial" w:hAnsi="Arial" w:cs="Arial"/>
                <w:sz w:val="20"/>
                <w:szCs w:val="20"/>
              </w:rPr>
            </w:pPr>
            <w:r w:rsidRPr="00B2009B">
              <w:rPr>
                <w:rFonts w:ascii="Arial" w:hAnsi="Arial" w:cs="Arial"/>
                <w:b/>
                <w:bCs/>
                <w:sz w:val="20"/>
                <w:szCs w:val="20"/>
              </w:rPr>
              <w:t>Tampering with electrical or fire safety systems</w:t>
            </w:r>
          </w:p>
        </w:tc>
        <w:tc>
          <w:tcPr>
            <w:tcW w:w="0" w:type="auto"/>
            <w:hideMark/>
          </w:tcPr>
          <w:p w14:paraId="5AA425DF" w14:textId="77777777" w:rsidR="00F84E03" w:rsidRPr="00B2009B" w:rsidRDefault="00F84E03" w:rsidP="00B2009B">
            <w:pPr>
              <w:spacing w:line="276" w:lineRule="auto"/>
              <w:ind w:right="260"/>
              <w:rPr>
                <w:rFonts w:ascii="Arial" w:hAnsi="Arial" w:cs="Arial"/>
                <w:sz w:val="20"/>
                <w:szCs w:val="20"/>
                <w:lang w:val="en-US"/>
              </w:rPr>
            </w:pPr>
            <w:r w:rsidRPr="00B2009B">
              <w:rPr>
                <w:rFonts w:ascii="Arial" w:hAnsi="Arial" w:cs="Arial"/>
                <w:sz w:val="20"/>
                <w:szCs w:val="20"/>
                <w:lang w:val="en-US"/>
              </w:rPr>
              <w:t>Serious safety violation subject to immediate disciplinary action.</w:t>
            </w:r>
          </w:p>
        </w:tc>
      </w:tr>
    </w:tbl>
    <w:p w14:paraId="720A72BC" w14:textId="2572DA53" w:rsidR="00603C69" w:rsidRDefault="00603C69" w:rsidP="00B2009B">
      <w:pPr>
        <w:spacing w:after="0"/>
        <w:rPr>
          <w:rFonts w:ascii="Arial" w:hAnsi="Arial" w:cs="Arial"/>
          <w:sz w:val="20"/>
          <w:szCs w:val="20"/>
        </w:rPr>
      </w:pPr>
    </w:p>
    <w:p w14:paraId="1EDACC77" w14:textId="77777777" w:rsidR="008343CC" w:rsidRDefault="008343CC" w:rsidP="00B2009B">
      <w:pPr>
        <w:spacing w:after="0"/>
        <w:rPr>
          <w:rFonts w:ascii="Arial" w:hAnsi="Arial" w:cs="Arial"/>
          <w:sz w:val="20"/>
          <w:szCs w:val="20"/>
        </w:rPr>
      </w:pPr>
    </w:p>
    <w:p w14:paraId="006BDF76" w14:textId="77777777" w:rsidR="008343CC" w:rsidRDefault="008343CC" w:rsidP="00B2009B">
      <w:pPr>
        <w:spacing w:after="0"/>
        <w:rPr>
          <w:rFonts w:ascii="Arial" w:hAnsi="Arial" w:cs="Arial"/>
          <w:sz w:val="20"/>
          <w:szCs w:val="20"/>
        </w:rPr>
      </w:pPr>
    </w:p>
    <w:p w14:paraId="42BD3D63" w14:textId="77777777" w:rsidR="008343CC" w:rsidRPr="00B2009B" w:rsidRDefault="008343CC" w:rsidP="00B2009B">
      <w:pPr>
        <w:spacing w:after="0"/>
        <w:rPr>
          <w:rFonts w:ascii="Arial" w:hAnsi="Arial" w:cs="Arial"/>
          <w:sz w:val="20"/>
          <w:szCs w:val="20"/>
        </w:rPr>
      </w:pPr>
    </w:p>
    <w:p w14:paraId="15E08857" w14:textId="2CFC614C" w:rsidR="00603C69" w:rsidRPr="00B2009B" w:rsidRDefault="00603C69" w:rsidP="00B2009B">
      <w:pPr>
        <w:keepNext/>
        <w:numPr>
          <w:ilvl w:val="0"/>
          <w:numId w:val="48"/>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30" w:name="_Toc215764784"/>
      <w:r w:rsidRPr="00B2009B">
        <w:rPr>
          <w:rFonts w:ascii="Arial" w:eastAsia="Times New Roman" w:hAnsi="Arial" w:cs="Arial"/>
          <w:b/>
          <w:bCs/>
          <w:kern w:val="0"/>
          <w:sz w:val="20"/>
          <w:szCs w:val="20"/>
          <w:lang w:val="en-GB" w:eastAsia="ru-RU"/>
          <w14:ligatures w14:val="none"/>
        </w:rPr>
        <w:t>MONITORING</w:t>
      </w:r>
      <w:r w:rsidR="00FA17C8" w:rsidRPr="00B2009B">
        <w:rPr>
          <w:rFonts w:ascii="Arial" w:eastAsia="Times New Roman" w:hAnsi="Arial" w:cs="Arial"/>
          <w:b/>
          <w:bCs/>
          <w:kern w:val="0"/>
          <w:sz w:val="20"/>
          <w:szCs w:val="20"/>
          <w:lang w:val="en-GB" w:eastAsia="ru-RU"/>
          <w14:ligatures w14:val="none"/>
        </w:rPr>
        <w:t xml:space="preserve">, </w:t>
      </w:r>
      <w:r w:rsidRPr="00B2009B">
        <w:rPr>
          <w:rFonts w:ascii="Arial" w:eastAsia="Times New Roman" w:hAnsi="Arial" w:cs="Arial"/>
          <w:b/>
          <w:bCs/>
          <w:kern w:val="0"/>
          <w:sz w:val="20"/>
          <w:szCs w:val="20"/>
          <w:lang w:val="en-GB" w:eastAsia="ru-RU"/>
          <w14:ligatures w14:val="none"/>
        </w:rPr>
        <w:t>AUDIT</w:t>
      </w:r>
      <w:r w:rsidR="00725708" w:rsidRPr="00B2009B">
        <w:rPr>
          <w:rFonts w:ascii="Arial" w:eastAsia="Times New Roman" w:hAnsi="Arial" w:cs="Arial"/>
          <w:b/>
          <w:bCs/>
          <w:kern w:val="0"/>
          <w:sz w:val="20"/>
          <w:szCs w:val="20"/>
          <w:lang w:val="en-GB" w:eastAsia="ru-RU"/>
          <w14:ligatures w14:val="none"/>
        </w:rPr>
        <w:t xml:space="preserve"> </w:t>
      </w:r>
      <w:r w:rsidR="00FA17C8" w:rsidRPr="00B2009B">
        <w:rPr>
          <w:rFonts w:ascii="Arial" w:eastAsia="Times New Roman" w:hAnsi="Arial" w:cs="Arial"/>
          <w:b/>
          <w:bCs/>
          <w:kern w:val="0"/>
          <w:sz w:val="20"/>
          <w:szCs w:val="20"/>
          <w:lang w:val="en-GB" w:eastAsia="ru-RU"/>
          <w14:ligatures w14:val="none"/>
        </w:rPr>
        <w:t>AND REPORTING</w:t>
      </w:r>
      <w:bookmarkEnd w:id="30"/>
    </w:p>
    <w:p w14:paraId="79F6DC82" w14:textId="71055614" w:rsidR="00636E6C" w:rsidRPr="00B2009B" w:rsidRDefault="004A3C1D" w:rsidP="00B2009B">
      <w:pPr>
        <w:spacing w:after="0" w:line="240" w:lineRule="auto"/>
        <w:ind w:left="426"/>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14.1 </w:t>
      </w:r>
      <w:r w:rsidR="00636E6C" w:rsidRPr="00B2009B">
        <w:rPr>
          <w:rFonts w:ascii="Arial" w:eastAsia="Times New Roman" w:hAnsi="Arial" w:cs="Arial"/>
          <w:b/>
          <w:bCs/>
          <w:kern w:val="0"/>
          <w:sz w:val="20"/>
          <w:szCs w:val="20"/>
          <w:lang w:val="en-GB" w:eastAsia="ru-RU"/>
          <w14:ligatures w14:val="none"/>
        </w:rPr>
        <w:t>Monitoring</w:t>
      </w:r>
    </w:p>
    <w:p w14:paraId="62D93A2C" w14:textId="77777777" w:rsidR="006A52AC" w:rsidRPr="00B2009B" w:rsidRDefault="006A52AC" w:rsidP="00B2009B">
      <w:pPr>
        <w:spacing w:after="0"/>
        <w:ind w:right="260"/>
        <w:jc w:val="both"/>
        <w:rPr>
          <w:rFonts w:ascii="Arial" w:hAnsi="Arial" w:cs="Arial"/>
          <w:sz w:val="20"/>
          <w:szCs w:val="20"/>
        </w:rPr>
      </w:pPr>
      <w:r w:rsidRPr="00B2009B">
        <w:rPr>
          <w:rFonts w:ascii="Arial" w:hAnsi="Arial" w:cs="Arial"/>
          <w:sz w:val="20"/>
          <w:szCs w:val="20"/>
        </w:rPr>
        <w:t>Monitoring shall cover all critical aspects of workers accommodation management, including:</w:t>
      </w:r>
    </w:p>
    <w:tbl>
      <w:tblPr>
        <w:tblStyle w:val="TableGrid"/>
        <w:tblW w:w="0" w:type="auto"/>
        <w:tblLook w:val="04A0" w:firstRow="1" w:lastRow="0" w:firstColumn="1" w:lastColumn="0" w:noHBand="0" w:noVBand="1"/>
      </w:tblPr>
      <w:tblGrid>
        <w:gridCol w:w="2859"/>
        <w:gridCol w:w="4268"/>
        <w:gridCol w:w="2777"/>
      </w:tblGrid>
      <w:tr w:rsidR="006A52AC" w:rsidRPr="00B2009B" w14:paraId="1CE76E0F" w14:textId="77777777">
        <w:tc>
          <w:tcPr>
            <w:tcW w:w="2859" w:type="dxa"/>
            <w:hideMark/>
          </w:tcPr>
          <w:p w14:paraId="4299925C" w14:textId="77777777" w:rsidR="006A52AC" w:rsidRPr="00B2009B" w:rsidRDefault="006A52AC" w:rsidP="00B2009B">
            <w:pPr>
              <w:ind w:right="260"/>
              <w:rPr>
                <w:rFonts w:ascii="Arial" w:hAnsi="Arial" w:cs="Arial"/>
                <w:b/>
                <w:bCs/>
                <w:sz w:val="20"/>
                <w:szCs w:val="20"/>
              </w:rPr>
            </w:pPr>
            <w:r w:rsidRPr="00B2009B">
              <w:rPr>
                <w:rFonts w:ascii="Arial" w:hAnsi="Arial" w:cs="Arial"/>
                <w:b/>
                <w:bCs/>
                <w:sz w:val="20"/>
                <w:szCs w:val="20"/>
              </w:rPr>
              <w:t>Monitoring Aspect</w:t>
            </w:r>
          </w:p>
        </w:tc>
        <w:tc>
          <w:tcPr>
            <w:tcW w:w="4268" w:type="dxa"/>
            <w:hideMark/>
          </w:tcPr>
          <w:p w14:paraId="1890AE3D" w14:textId="77777777" w:rsidR="006A52AC" w:rsidRPr="00B2009B" w:rsidRDefault="006A52AC" w:rsidP="00B2009B">
            <w:pPr>
              <w:ind w:right="260"/>
              <w:rPr>
                <w:rFonts w:ascii="Arial" w:hAnsi="Arial" w:cs="Arial"/>
                <w:b/>
                <w:bCs/>
                <w:sz w:val="20"/>
                <w:szCs w:val="20"/>
              </w:rPr>
            </w:pPr>
            <w:r w:rsidRPr="00B2009B">
              <w:rPr>
                <w:rFonts w:ascii="Arial" w:hAnsi="Arial" w:cs="Arial"/>
                <w:b/>
                <w:bCs/>
                <w:sz w:val="20"/>
                <w:szCs w:val="20"/>
              </w:rPr>
              <w:t xml:space="preserve">Parameters / </w:t>
            </w:r>
          </w:p>
        </w:tc>
        <w:tc>
          <w:tcPr>
            <w:tcW w:w="0" w:type="auto"/>
            <w:hideMark/>
          </w:tcPr>
          <w:p w14:paraId="01791356" w14:textId="77777777" w:rsidR="006A52AC" w:rsidRPr="00B2009B" w:rsidRDefault="006A52AC" w:rsidP="00B2009B">
            <w:pPr>
              <w:ind w:right="260"/>
              <w:rPr>
                <w:rFonts w:ascii="Arial" w:hAnsi="Arial" w:cs="Arial"/>
                <w:b/>
                <w:bCs/>
                <w:sz w:val="20"/>
                <w:szCs w:val="20"/>
              </w:rPr>
            </w:pPr>
            <w:commentRangeStart w:id="31"/>
            <w:r w:rsidRPr="00B2009B">
              <w:rPr>
                <w:rFonts w:ascii="Arial" w:hAnsi="Arial" w:cs="Arial"/>
                <w:b/>
                <w:bCs/>
                <w:sz w:val="20"/>
                <w:szCs w:val="20"/>
              </w:rPr>
              <w:t>Responsible Party</w:t>
            </w:r>
            <w:commentRangeEnd w:id="31"/>
            <w:r w:rsidR="008343CC" w:rsidRPr="00B2009B">
              <w:rPr>
                <w:rStyle w:val="CommentReference"/>
                <w:rFonts w:ascii="Arial" w:hAnsi="Arial" w:cs="Arial"/>
                <w:b/>
                <w:bCs/>
                <w:sz w:val="20"/>
                <w:szCs w:val="20"/>
              </w:rPr>
              <w:commentReference w:id="31"/>
            </w:r>
          </w:p>
        </w:tc>
      </w:tr>
      <w:tr w:rsidR="006A52AC" w:rsidRPr="00B2009B" w14:paraId="65D113F2" w14:textId="77777777">
        <w:tc>
          <w:tcPr>
            <w:tcW w:w="2859" w:type="dxa"/>
            <w:hideMark/>
          </w:tcPr>
          <w:p w14:paraId="7576088B"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Accommodation Conditions</w:t>
            </w:r>
          </w:p>
        </w:tc>
        <w:tc>
          <w:tcPr>
            <w:tcW w:w="4268" w:type="dxa"/>
            <w:hideMark/>
          </w:tcPr>
          <w:p w14:paraId="4C32B2B2"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Room size, ventilation, lighting, occupancy, cleanliness</w:t>
            </w:r>
          </w:p>
        </w:tc>
        <w:tc>
          <w:tcPr>
            <w:tcW w:w="0" w:type="auto"/>
            <w:hideMark/>
          </w:tcPr>
          <w:p w14:paraId="4FFE3200" w14:textId="77777777" w:rsidR="006A52AC" w:rsidRPr="00B2009B" w:rsidRDefault="006A52AC" w:rsidP="00B2009B">
            <w:pPr>
              <w:ind w:right="260"/>
              <w:rPr>
                <w:rFonts w:ascii="Arial" w:hAnsi="Arial" w:cs="Arial"/>
                <w:sz w:val="20"/>
                <w:szCs w:val="20"/>
              </w:rPr>
            </w:pPr>
          </w:p>
        </w:tc>
      </w:tr>
      <w:tr w:rsidR="006A52AC" w:rsidRPr="00B2009B" w14:paraId="77F8D28E" w14:textId="77777777">
        <w:tc>
          <w:tcPr>
            <w:tcW w:w="2859" w:type="dxa"/>
            <w:hideMark/>
          </w:tcPr>
          <w:p w14:paraId="20F724F9"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Water Supply &amp; Sanitation</w:t>
            </w:r>
          </w:p>
        </w:tc>
        <w:tc>
          <w:tcPr>
            <w:tcW w:w="4268" w:type="dxa"/>
            <w:hideMark/>
          </w:tcPr>
          <w:p w14:paraId="44523A2D"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Availability, potability, sewage, toilet-to-worker ratio</w:t>
            </w:r>
          </w:p>
        </w:tc>
        <w:tc>
          <w:tcPr>
            <w:tcW w:w="0" w:type="auto"/>
            <w:hideMark/>
          </w:tcPr>
          <w:p w14:paraId="218EA265" w14:textId="77777777" w:rsidR="006A52AC" w:rsidRPr="00B2009B" w:rsidRDefault="006A52AC" w:rsidP="00B2009B">
            <w:pPr>
              <w:ind w:right="260"/>
              <w:rPr>
                <w:rFonts w:ascii="Arial" w:hAnsi="Arial" w:cs="Arial"/>
                <w:sz w:val="20"/>
                <w:szCs w:val="20"/>
              </w:rPr>
            </w:pPr>
          </w:p>
        </w:tc>
      </w:tr>
      <w:tr w:rsidR="006A52AC" w:rsidRPr="00B2009B" w14:paraId="14C5FF11" w14:textId="77777777">
        <w:tc>
          <w:tcPr>
            <w:tcW w:w="2859" w:type="dxa"/>
            <w:hideMark/>
          </w:tcPr>
          <w:p w14:paraId="1FB297EF"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Waste Management</w:t>
            </w:r>
          </w:p>
        </w:tc>
        <w:tc>
          <w:tcPr>
            <w:tcW w:w="4268" w:type="dxa"/>
            <w:hideMark/>
          </w:tcPr>
          <w:p w14:paraId="217B7987"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Waste segregation, collection frequency, disposal method</w:t>
            </w:r>
          </w:p>
        </w:tc>
        <w:tc>
          <w:tcPr>
            <w:tcW w:w="0" w:type="auto"/>
            <w:hideMark/>
          </w:tcPr>
          <w:p w14:paraId="18F1F162" w14:textId="77777777" w:rsidR="006A52AC" w:rsidRPr="00B2009B" w:rsidRDefault="006A52AC" w:rsidP="00B2009B">
            <w:pPr>
              <w:ind w:right="260"/>
              <w:rPr>
                <w:rFonts w:ascii="Arial" w:hAnsi="Arial" w:cs="Arial"/>
                <w:sz w:val="20"/>
                <w:szCs w:val="20"/>
              </w:rPr>
            </w:pPr>
          </w:p>
        </w:tc>
      </w:tr>
      <w:tr w:rsidR="006A52AC" w:rsidRPr="00B2009B" w14:paraId="53AD9CD3" w14:textId="77777777">
        <w:tc>
          <w:tcPr>
            <w:tcW w:w="2859" w:type="dxa"/>
            <w:hideMark/>
          </w:tcPr>
          <w:p w14:paraId="0AD6E713"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Fire Safety</w:t>
            </w:r>
          </w:p>
        </w:tc>
        <w:tc>
          <w:tcPr>
            <w:tcW w:w="4268" w:type="dxa"/>
            <w:hideMark/>
          </w:tcPr>
          <w:p w14:paraId="716B8AB5"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Fire extinguishers, escape routes, signage, drills</w:t>
            </w:r>
          </w:p>
        </w:tc>
        <w:tc>
          <w:tcPr>
            <w:tcW w:w="0" w:type="auto"/>
            <w:hideMark/>
          </w:tcPr>
          <w:p w14:paraId="45B5348B" w14:textId="77777777" w:rsidR="006A52AC" w:rsidRPr="00B2009B" w:rsidRDefault="006A52AC" w:rsidP="00B2009B">
            <w:pPr>
              <w:ind w:right="260"/>
              <w:rPr>
                <w:rFonts w:ascii="Arial" w:hAnsi="Arial" w:cs="Arial"/>
                <w:sz w:val="20"/>
                <w:szCs w:val="20"/>
              </w:rPr>
            </w:pPr>
          </w:p>
        </w:tc>
      </w:tr>
      <w:tr w:rsidR="006A52AC" w:rsidRPr="00B2009B" w14:paraId="6C9F2891" w14:textId="77777777">
        <w:tc>
          <w:tcPr>
            <w:tcW w:w="2859" w:type="dxa"/>
            <w:hideMark/>
          </w:tcPr>
          <w:p w14:paraId="46662CCF"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Health &amp; Hygiene</w:t>
            </w:r>
          </w:p>
        </w:tc>
        <w:tc>
          <w:tcPr>
            <w:tcW w:w="4268" w:type="dxa"/>
            <w:hideMark/>
          </w:tcPr>
          <w:p w14:paraId="58D1D917"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Kitchen cleanliness, pest control, medical support</w:t>
            </w:r>
          </w:p>
        </w:tc>
        <w:tc>
          <w:tcPr>
            <w:tcW w:w="0" w:type="auto"/>
            <w:hideMark/>
          </w:tcPr>
          <w:p w14:paraId="058223AC" w14:textId="77777777" w:rsidR="006A52AC" w:rsidRPr="00B2009B" w:rsidRDefault="006A52AC" w:rsidP="00B2009B">
            <w:pPr>
              <w:ind w:right="260"/>
              <w:rPr>
                <w:rFonts w:ascii="Arial" w:hAnsi="Arial" w:cs="Arial"/>
                <w:sz w:val="20"/>
                <w:szCs w:val="20"/>
              </w:rPr>
            </w:pPr>
          </w:p>
        </w:tc>
      </w:tr>
      <w:tr w:rsidR="006A52AC" w:rsidRPr="00B2009B" w14:paraId="1E600835" w14:textId="77777777">
        <w:tc>
          <w:tcPr>
            <w:tcW w:w="2859" w:type="dxa"/>
            <w:hideMark/>
          </w:tcPr>
          <w:p w14:paraId="30E42D86"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Worker Welfare</w:t>
            </w:r>
          </w:p>
        </w:tc>
        <w:tc>
          <w:tcPr>
            <w:tcW w:w="4268" w:type="dxa"/>
            <w:hideMark/>
          </w:tcPr>
          <w:p w14:paraId="3CB34845"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Grievance handling, recreation facilities, privacy</w:t>
            </w:r>
          </w:p>
        </w:tc>
        <w:tc>
          <w:tcPr>
            <w:tcW w:w="0" w:type="auto"/>
            <w:hideMark/>
          </w:tcPr>
          <w:p w14:paraId="44E849B2"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w:t>
            </w:r>
          </w:p>
        </w:tc>
      </w:tr>
      <w:tr w:rsidR="006A52AC" w:rsidRPr="00B2009B" w14:paraId="365995C8" w14:textId="77777777">
        <w:tc>
          <w:tcPr>
            <w:tcW w:w="2859" w:type="dxa"/>
            <w:hideMark/>
          </w:tcPr>
          <w:p w14:paraId="6527AB39"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Environmental Management</w:t>
            </w:r>
          </w:p>
        </w:tc>
        <w:tc>
          <w:tcPr>
            <w:tcW w:w="4268" w:type="dxa"/>
            <w:hideMark/>
          </w:tcPr>
          <w:p w14:paraId="3DE09EF8"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Drainage, noise, dust, effluent disposal</w:t>
            </w:r>
          </w:p>
        </w:tc>
        <w:tc>
          <w:tcPr>
            <w:tcW w:w="0" w:type="auto"/>
            <w:hideMark/>
          </w:tcPr>
          <w:p w14:paraId="6D3F7432" w14:textId="77777777" w:rsidR="006A52AC" w:rsidRPr="00B2009B" w:rsidRDefault="006A52AC" w:rsidP="00B2009B">
            <w:pPr>
              <w:ind w:right="260"/>
              <w:rPr>
                <w:rFonts w:ascii="Arial" w:hAnsi="Arial" w:cs="Arial"/>
                <w:sz w:val="20"/>
                <w:szCs w:val="20"/>
              </w:rPr>
            </w:pPr>
          </w:p>
        </w:tc>
      </w:tr>
      <w:tr w:rsidR="006A52AC" w:rsidRPr="00B2009B" w14:paraId="0454A9A8" w14:textId="77777777">
        <w:tc>
          <w:tcPr>
            <w:tcW w:w="2859" w:type="dxa"/>
            <w:hideMark/>
          </w:tcPr>
          <w:p w14:paraId="25D3D7A0"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Security</w:t>
            </w:r>
          </w:p>
        </w:tc>
        <w:tc>
          <w:tcPr>
            <w:tcW w:w="4268" w:type="dxa"/>
            <w:hideMark/>
          </w:tcPr>
          <w:p w14:paraId="4B03D0EB"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Access control, fencing, security presence</w:t>
            </w:r>
          </w:p>
        </w:tc>
        <w:tc>
          <w:tcPr>
            <w:tcW w:w="0" w:type="auto"/>
            <w:hideMark/>
          </w:tcPr>
          <w:p w14:paraId="6C729F42" w14:textId="77777777" w:rsidR="006A52AC" w:rsidRPr="00B2009B" w:rsidRDefault="006A52AC" w:rsidP="00B2009B">
            <w:pPr>
              <w:ind w:right="260"/>
              <w:rPr>
                <w:rFonts w:ascii="Arial" w:hAnsi="Arial" w:cs="Arial"/>
                <w:sz w:val="20"/>
                <w:szCs w:val="20"/>
              </w:rPr>
            </w:pPr>
          </w:p>
        </w:tc>
      </w:tr>
      <w:tr w:rsidR="006A52AC" w:rsidRPr="00B2009B" w14:paraId="6030106D" w14:textId="77777777">
        <w:tc>
          <w:tcPr>
            <w:tcW w:w="2859" w:type="dxa"/>
            <w:hideMark/>
          </w:tcPr>
          <w:p w14:paraId="3EFD3D1E" w14:textId="77777777" w:rsidR="006A52AC" w:rsidRPr="00B2009B" w:rsidRDefault="006A52AC" w:rsidP="00B2009B">
            <w:pPr>
              <w:ind w:right="260"/>
              <w:rPr>
                <w:rFonts w:ascii="Arial" w:hAnsi="Arial" w:cs="Arial"/>
                <w:sz w:val="20"/>
                <w:szCs w:val="20"/>
              </w:rPr>
            </w:pPr>
            <w:r w:rsidRPr="00B2009B">
              <w:rPr>
                <w:rFonts w:ascii="Arial" w:hAnsi="Arial" w:cs="Arial"/>
                <w:b/>
                <w:bCs/>
                <w:sz w:val="20"/>
                <w:szCs w:val="20"/>
              </w:rPr>
              <w:t>Compliance Records</w:t>
            </w:r>
          </w:p>
        </w:tc>
        <w:tc>
          <w:tcPr>
            <w:tcW w:w="4268" w:type="dxa"/>
            <w:hideMark/>
          </w:tcPr>
          <w:p w14:paraId="141E6C63"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Valid permits, inspection certificates, logs</w:t>
            </w:r>
          </w:p>
        </w:tc>
        <w:tc>
          <w:tcPr>
            <w:tcW w:w="0" w:type="auto"/>
            <w:hideMark/>
          </w:tcPr>
          <w:p w14:paraId="6E30C630" w14:textId="77777777" w:rsidR="006A52AC" w:rsidRPr="00B2009B" w:rsidRDefault="006A52AC" w:rsidP="00B2009B">
            <w:pPr>
              <w:ind w:right="260"/>
              <w:rPr>
                <w:rFonts w:ascii="Arial" w:hAnsi="Arial" w:cs="Arial"/>
                <w:sz w:val="20"/>
                <w:szCs w:val="20"/>
              </w:rPr>
            </w:pPr>
            <w:r w:rsidRPr="00B2009B">
              <w:rPr>
                <w:rFonts w:ascii="Arial" w:hAnsi="Arial" w:cs="Arial"/>
                <w:sz w:val="20"/>
                <w:szCs w:val="20"/>
              </w:rPr>
              <w:t>.</w:t>
            </w:r>
          </w:p>
        </w:tc>
      </w:tr>
    </w:tbl>
    <w:p w14:paraId="3569AA7E" w14:textId="77777777" w:rsidR="00B2444A" w:rsidRPr="00B2009B" w:rsidRDefault="00B2444A" w:rsidP="00B2009B">
      <w:pPr>
        <w:pStyle w:val="ListParagraph"/>
        <w:spacing w:after="0" w:line="259" w:lineRule="auto"/>
        <w:ind w:left="1080" w:right="260"/>
        <w:jc w:val="both"/>
        <w:rPr>
          <w:rFonts w:ascii="Arial" w:hAnsi="Arial" w:cs="Arial"/>
          <w:b/>
          <w:bCs/>
          <w:sz w:val="20"/>
          <w:szCs w:val="20"/>
        </w:rPr>
      </w:pPr>
    </w:p>
    <w:p w14:paraId="3263721F" w14:textId="531706B8" w:rsidR="006A52AC" w:rsidRPr="00B2009B" w:rsidRDefault="00076EEA" w:rsidP="00B2009B">
      <w:pPr>
        <w:pStyle w:val="ListParagraph"/>
        <w:spacing w:after="0" w:line="259" w:lineRule="auto"/>
        <w:ind w:left="1080" w:right="260"/>
        <w:jc w:val="both"/>
        <w:rPr>
          <w:rFonts w:ascii="Arial" w:hAnsi="Arial" w:cs="Arial"/>
          <w:b/>
          <w:bCs/>
          <w:sz w:val="20"/>
          <w:szCs w:val="20"/>
        </w:rPr>
      </w:pPr>
      <w:r w:rsidRPr="00B2009B">
        <w:rPr>
          <w:rFonts w:ascii="Arial" w:hAnsi="Arial" w:cs="Arial"/>
          <w:b/>
          <w:bCs/>
          <w:sz w:val="20"/>
          <w:szCs w:val="20"/>
        </w:rPr>
        <w:t>14.</w:t>
      </w:r>
      <w:r w:rsidR="00B2444A" w:rsidRPr="00B2009B">
        <w:rPr>
          <w:rFonts w:ascii="Arial" w:hAnsi="Arial" w:cs="Arial"/>
          <w:b/>
          <w:bCs/>
          <w:sz w:val="20"/>
          <w:szCs w:val="20"/>
        </w:rPr>
        <w:t>1.1</w:t>
      </w:r>
      <w:r w:rsidRPr="00B2009B">
        <w:rPr>
          <w:rFonts w:ascii="Arial" w:hAnsi="Arial" w:cs="Arial"/>
          <w:b/>
          <w:bCs/>
          <w:sz w:val="20"/>
          <w:szCs w:val="20"/>
        </w:rPr>
        <w:t xml:space="preserve"> </w:t>
      </w:r>
      <w:r w:rsidR="006A52AC" w:rsidRPr="00B2009B">
        <w:rPr>
          <w:rFonts w:ascii="Arial" w:hAnsi="Arial" w:cs="Arial"/>
          <w:b/>
          <w:bCs/>
          <w:sz w:val="20"/>
          <w:szCs w:val="20"/>
        </w:rPr>
        <w:t>Monitoring and audit types and frequency</w:t>
      </w:r>
    </w:p>
    <w:tbl>
      <w:tblPr>
        <w:tblStyle w:val="TableGrid"/>
        <w:tblW w:w="0" w:type="auto"/>
        <w:tblLook w:val="04A0" w:firstRow="1" w:lastRow="0" w:firstColumn="1" w:lastColumn="0" w:noHBand="0" w:noVBand="1"/>
      </w:tblPr>
      <w:tblGrid>
        <w:gridCol w:w="3268"/>
        <w:gridCol w:w="2737"/>
        <w:gridCol w:w="1955"/>
        <w:gridCol w:w="2200"/>
      </w:tblGrid>
      <w:tr w:rsidR="006A52AC" w:rsidRPr="00B2009B" w14:paraId="0B0FDDD6" w14:textId="77777777">
        <w:tc>
          <w:tcPr>
            <w:tcW w:w="3268" w:type="dxa"/>
            <w:hideMark/>
          </w:tcPr>
          <w:p w14:paraId="2C1DE402" w14:textId="77777777" w:rsidR="006A52AC" w:rsidRPr="00B2009B" w:rsidRDefault="006A52AC" w:rsidP="00B2009B">
            <w:pPr>
              <w:spacing w:line="276" w:lineRule="auto"/>
              <w:ind w:right="260"/>
              <w:rPr>
                <w:rFonts w:ascii="Arial" w:hAnsi="Arial" w:cs="Arial"/>
                <w:b/>
                <w:bCs/>
                <w:sz w:val="20"/>
                <w:szCs w:val="20"/>
              </w:rPr>
            </w:pPr>
            <w:r w:rsidRPr="00B2009B">
              <w:rPr>
                <w:rFonts w:ascii="Arial" w:hAnsi="Arial" w:cs="Arial"/>
                <w:b/>
                <w:bCs/>
                <w:sz w:val="20"/>
                <w:szCs w:val="20"/>
              </w:rPr>
              <w:t>Type of Inspection</w:t>
            </w:r>
          </w:p>
        </w:tc>
        <w:tc>
          <w:tcPr>
            <w:tcW w:w="2737" w:type="dxa"/>
            <w:hideMark/>
          </w:tcPr>
          <w:p w14:paraId="11C0E4EA" w14:textId="77777777" w:rsidR="006A52AC" w:rsidRPr="00B2009B" w:rsidRDefault="006A52AC" w:rsidP="00B2009B">
            <w:pPr>
              <w:spacing w:line="276" w:lineRule="auto"/>
              <w:ind w:right="260"/>
              <w:rPr>
                <w:rFonts w:ascii="Arial" w:hAnsi="Arial" w:cs="Arial"/>
                <w:b/>
                <w:bCs/>
                <w:sz w:val="20"/>
                <w:szCs w:val="20"/>
              </w:rPr>
            </w:pPr>
            <w:r w:rsidRPr="00B2009B">
              <w:rPr>
                <w:rFonts w:ascii="Arial" w:hAnsi="Arial" w:cs="Arial"/>
                <w:b/>
                <w:bCs/>
                <w:sz w:val="20"/>
                <w:szCs w:val="20"/>
              </w:rPr>
              <w:t>Description</w:t>
            </w:r>
          </w:p>
        </w:tc>
        <w:tc>
          <w:tcPr>
            <w:tcW w:w="1955" w:type="dxa"/>
            <w:hideMark/>
          </w:tcPr>
          <w:p w14:paraId="301AA3B9" w14:textId="77777777" w:rsidR="006A52AC" w:rsidRPr="00B2009B" w:rsidRDefault="006A52AC" w:rsidP="00B2009B">
            <w:pPr>
              <w:spacing w:line="276" w:lineRule="auto"/>
              <w:ind w:right="260"/>
              <w:rPr>
                <w:rFonts w:ascii="Arial" w:hAnsi="Arial" w:cs="Arial"/>
                <w:b/>
                <w:bCs/>
                <w:sz w:val="20"/>
                <w:szCs w:val="20"/>
              </w:rPr>
            </w:pPr>
            <w:r w:rsidRPr="00B2009B">
              <w:rPr>
                <w:rFonts w:ascii="Arial" w:hAnsi="Arial" w:cs="Arial"/>
                <w:b/>
                <w:bCs/>
                <w:sz w:val="20"/>
                <w:szCs w:val="20"/>
              </w:rPr>
              <w:t>Responsible Person/Entity</w:t>
            </w:r>
          </w:p>
        </w:tc>
        <w:tc>
          <w:tcPr>
            <w:tcW w:w="2200" w:type="dxa"/>
            <w:hideMark/>
          </w:tcPr>
          <w:p w14:paraId="0907CB53" w14:textId="77777777" w:rsidR="006A52AC" w:rsidRPr="00B2009B" w:rsidRDefault="006A52AC" w:rsidP="00B2009B">
            <w:pPr>
              <w:spacing w:line="276" w:lineRule="auto"/>
              <w:ind w:right="260"/>
              <w:rPr>
                <w:rFonts w:ascii="Arial" w:hAnsi="Arial" w:cs="Arial"/>
                <w:b/>
                <w:bCs/>
                <w:sz w:val="20"/>
                <w:szCs w:val="20"/>
              </w:rPr>
            </w:pPr>
            <w:r w:rsidRPr="00B2009B">
              <w:rPr>
                <w:rFonts w:ascii="Arial" w:hAnsi="Arial" w:cs="Arial"/>
                <w:b/>
                <w:bCs/>
                <w:sz w:val="20"/>
                <w:szCs w:val="20"/>
              </w:rPr>
              <w:t>Frequency</w:t>
            </w:r>
          </w:p>
        </w:tc>
      </w:tr>
      <w:tr w:rsidR="006A52AC" w:rsidRPr="00B2009B" w14:paraId="70444048" w14:textId="77777777">
        <w:tc>
          <w:tcPr>
            <w:tcW w:w="3268" w:type="dxa"/>
            <w:hideMark/>
          </w:tcPr>
          <w:p w14:paraId="7ABE146F" w14:textId="77777777" w:rsidR="006A52AC" w:rsidRPr="00B2009B" w:rsidRDefault="006A52AC" w:rsidP="00B2009B">
            <w:pPr>
              <w:spacing w:line="276" w:lineRule="auto"/>
              <w:ind w:right="260"/>
              <w:rPr>
                <w:rFonts w:ascii="Arial" w:hAnsi="Arial" w:cs="Arial"/>
                <w:b/>
                <w:bCs/>
                <w:sz w:val="20"/>
                <w:szCs w:val="20"/>
              </w:rPr>
            </w:pPr>
            <w:r w:rsidRPr="00B2009B">
              <w:rPr>
                <w:rFonts w:ascii="Arial" w:hAnsi="Arial" w:cs="Arial"/>
                <w:b/>
                <w:bCs/>
                <w:sz w:val="20"/>
                <w:szCs w:val="20"/>
              </w:rPr>
              <w:t>Daily Housekeeping Inspection</w:t>
            </w:r>
          </w:p>
          <w:p w14:paraId="6922E148" w14:textId="6D78E0CD" w:rsidR="006A52AC" w:rsidRPr="00B2009B" w:rsidRDefault="006A52AC" w:rsidP="00B2009B">
            <w:pPr>
              <w:pStyle w:val="ListParagraph"/>
              <w:numPr>
                <w:ilvl w:val="0"/>
                <w:numId w:val="74"/>
              </w:numPr>
              <w:spacing w:line="276" w:lineRule="auto"/>
              <w:ind w:right="260"/>
              <w:rPr>
                <w:rFonts w:ascii="Arial" w:hAnsi="Arial" w:cs="Arial"/>
                <w:b/>
                <w:bCs/>
                <w:i/>
                <w:iCs/>
                <w:sz w:val="20"/>
                <w:szCs w:val="20"/>
              </w:rPr>
            </w:pPr>
            <w:r w:rsidRPr="00B2009B">
              <w:rPr>
                <w:rFonts w:ascii="Arial" w:hAnsi="Arial" w:cs="Arial"/>
                <w:b/>
                <w:i/>
                <w:sz w:val="20"/>
                <w:szCs w:val="20"/>
              </w:rPr>
              <w:t xml:space="preserve">Appendix </w:t>
            </w:r>
            <w:r w:rsidR="005A108B" w:rsidRPr="00B2009B">
              <w:rPr>
                <w:rFonts w:ascii="Arial" w:hAnsi="Arial" w:cs="Arial"/>
                <w:b/>
                <w:bCs/>
                <w:i/>
                <w:iCs/>
                <w:sz w:val="20"/>
                <w:szCs w:val="20"/>
              </w:rPr>
              <w:t>2</w:t>
            </w:r>
          </w:p>
        </w:tc>
        <w:tc>
          <w:tcPr>
            <w:tcW w:w="2737" w:type="dxa"/>
            <w:hideMark/>
          </w:tcPr>
          <w:p w14:paraId="7A2963D7"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Routine visual checks on cleanliness, utilities, and waste collection</w:t>
            </w:r>
          </w:p>
        </w:tc>
        <w:tc>
          <w:tcPr>
            <w:tcW w:w="1955" w:type="dxa"/>
            <w:hideMark/>
          </w:tcPr>
          <w:p w14:paraId="20E82365"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Camp Manager</w:t>
            </w:r>
          </w:p>
        </w:tc>
        <w:tc>
          <w:tcPr>
            <w:tcW w:w="2200" w:type="dxa"/>
            <w:hideMark/>
          </w:tcPr>
          <w:p w14:paraId="04A2AFF0"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Daily</w:t>
            </w:r>
          </w:p>
        </w:tc>
      </w:tr>
      <w:tr w:rsidR="006A52AC" w:rsidRPr="00B2009B" w14:paraId="70604A9F" w14:textId="77777777">
        <w:tc>
          <w:tcPr>
            <w:tcW w:w="3268" w:type="dxa"/>
            <w:hideMark/>
          </w:tcPr>
          <w:p w14:paraId="05630FE8" w14:textId="77777777" w:rsidR="006A52AC" w:rsidRPr="00B2009B" w:rsidRDefault="006A52AC" w:rsidP="00B2009B">
            <w:pPr>
              <w:spacing w:line="276" w:lineRule="auto"/>
              <w:ind w:right="260"/>
              <w:rPr>
                <w:rFonts w:ascii="Arial" w:hAnsi="Arial" w:cs="Arial"/>
                <w:b/>
                <w:bCs/>
                <w:sz w:val="20"/>
                <w:szCs w:val="20"/>
              </w:rPr>
            </w:pPr>
            <w:r w:rsidRPr="00B2009B">
              <w:rPr>
                <w:rFonts w:ascii="Arial" w:hAnsi="Arial" w:cs="Arial"/>
                <w:b/>
                <w:bCs/>
                <w:sz w:val="20"/>
                <w:szCs w:val="20"/>
              </w:rPr>
              <w:t xml:space="preserve">Weekly </w:t>
            </w:r>
          </w:p>
          <w:p w14:paraId="4465F399" w14:textId="13F95242" w:rsidR="006A52AC" w:rsidRPr="00B2009B" w:rsidRDefault="006A52AC" w:rsidP="00B2009B">
            <w:pPr>
              <w:pStyle w:val="ListParagraph"/>
              <w:numPr>
                <w:ilvl w:val="0"/>
                <w:numId w:val="73"/>
              </w:numPr>
              <w:spacing w:line="276" w:lineRule="auto"/>
              <w:ind w:right="260"/>
              <w:rPr>
                <w:rFonts w:ascii="Arial" w:hAnsi="Arial" w:cs="Arial"/>
                <w:b/>
                <w:bCs/>
                <w:i/>
                <w:iCs/>
                <w:sz w:val="20"/>
                <w:szCs w:val="20"/>
              </w:rPr>
            </w:pPr>
            <w:r w:rsidRPr="00E7089D">
              <w:rPr>
                <w:rFonts w:ascii="Arial" w:hAnsi="Arial" w:cs="Arial"/>
                <w:b/>
                <w:bCs/>
                <w:i/>
                <w:iCs/>
                <w:sz w:val="20"/>
                <w:szCs w:val="20"/>
              </w:rPr>
              <w:t xml:space="preserve">Appendix </w:t>
            </w:r>
            <w:r w:rsidR="00E7089D" w:rsidRPr="00E7089D">
              <w:rPr>
                <w:rFonts w:ascii="Arial" w:hAnsi="Arial" w:cs="Arial"/>
                <w:b/>
                <w:bCs/>
                <w:i/>
                <w:iCs/>
                <w:sz w:val="20"/>
                <w:szCs w:val="20"/>
              </w:rPr>
              <w:t>3</w:t>
            </w:r>
          </w:p>
        </w:tc>
        <w:tc>
          <w:tcPr>
            <w:tcW w:w="2737" w:type="dxa"/>
            <w:hideMark/>
          </w:tcPr>
          <w:p w14:paraId="163F16E4"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Detailed inspection of sanitation, safety, and welfare facilities</w:t>
            </w:r>
          </w:p>
        </w:tc>
        <w:tc>
          <w:tcPr>
            <w:tcW w:w="1955" w:type="dxa"/>
            <w:hideMark/>
          </w:tcPr>
          <w:p w14:paraId="0D5DE84C"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EPC E&amp;S team</w:t>
            </w:r>
          </w:p>
        </w:tc>
        <w:tc>
          <w:tcPr>
            <w:tcW w:w="2200" w:type="dxa"/>
            <w:hideMark/>
          </w:tcPr>
          <w:p w14:paraId="66A55950"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Weekly</w:t>
            </w:r>
          </w:p>
        </w:tc>
      </w:tr>
      <w:tr w:rsidR="006A52AC" w:rsidRPr="00B2009B" w14:paraId="786B6593" w14:textId="77777777">
        <w:tc>
          <w:tcPr>
            <w:tcW w:w="3268" w:type="dxa"/>
            <w:hideMark/>
          </w:tcPr>
          <w:p w14:paraId="391B9991" w14:textId="51551321" w:rsidR="006A52AC" w:rsidRPr="00B2009B" w:rsidRDefault="006A52AC" w:rsidP="00B2009B">
            <w:pPr>
              <w:spacing w:line="276" w:lineRule="auto"/>
              <w:ind w:right="260"/>
              <w:rPr>
                <w:rFonts w:ascii="Arial" w:hAnsi="Arial" w:cs="Arial"/>
                <w:sz w:val="20"/>
                <w:szCs w:val="20"/>
              </w:rPr>
            </w:pPr>
            <w:r w:rsidRPr="00B2009B">
              <w:rPr>
                <w:rFonts w:ascii="Arial" w:hAnsi="Arial" w:cs="Arial"/>
                <w:b/>
                <w:bCs/>
                <w:sz w:val="20"/>
                <w:szCs w:val="20"/>
              </w:rPr>
              <w:t xml:space="preserve">Quarterly internal audit using audit form as per </w:t>
            </w:r>
            <w:r w:rsidRPr="00B2009B">
              <w:rPr>
                <w:rFonts w:ascii="Arial" w:hAnsi="Arial" w:cs="Arial"/>
                <w:b/>
                <w:i/>
                <w:sz w:val="20"/>
                <w:szCs w:val="20"/>
              </w:rPr>
              <w:t xml:space="preserve">Appendix </w:t>
            </w:r>
            <w:r w:rsidR="00987E28" w:rsidRPr="00B2009B">
              <w:rPr>
                <w:rFonts w:ascii="Arial" w:hAnsi="Arial" w:cs="Arial"/>
                <w:b/>
                <w:bCs/>
                <w:i/>
                <w:iCs/>
                <w:sz w:val="20"/>
                <w:szCs w:val="20"/>
              </w:rPr>
              <w:t>3</w:t>
            </w:r>
            <w:r w:rsidRPr="00B2009B">
              <w:rPr>
                <w:rFonts w:ascii="Arial" w:hAnsi="Arial" w:cs="Arial"/>
                <w:b/>
                <w:bCs/>
                <w:i/>
                <w:iCs/>
                <w:sz w:val="20"/>
                <w:szCs w:val="20"/>
              </w:rPr>
              <w:t xml:space="preserve">  </w:t>
            </w:r>
          </w:p>
        </w:tc>
        <w:tc>
          <w:tcPr>
            <w:tcW w:w="2737" w:type="dxa"/>
            <w:hideMark/>
          </w:tcPr>
          <w:p w14:paraId="72DF276A"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 xml:space="preserve">Comprehensive audit </w:t>
            </w:r>
          </w:p>
        </w:tc>
        <w:tc>
          <w:tcPr>
            <w:tcW w:w="1955" w:type="dxa"/>
            <w:hideMark/>
          </w:tcPr>
          <w:p w14:paraId="75F8023E"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KEGOC</w:t>
            </w:r>
          </w:p>
        </w:tc>
        <w:tc>
          <w:tcPr>
            <w:tcW w:w="2200" w:type="dxa"/>
            <w:hideMark/>
          </w:tcPr>
          <w:p w14:paraId="467B0493"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Quarterly</w:t>
            </w:r>
          </w:p>
        </w:tc>
      </w:tr>
      <w:tr w:rsidR="006A52AC" w:rsidRPr="00B2009B" w14:paraId="008C6103" w14:textId="77777777">
        <w:tc>
          <w:tcPr>
            <w:tcW w:w="3268" w:type="dxa"/>
            <w:hideMark/>
          </w:tcPr>
          <w:p w14:paraId="4B24A100"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b/>
                <w:bCs/>
                <w:sz w:val="20"/>
                <w:szCs w:val="20"/>
              </w:rPr>
              <w:t>Emergency or Ad-hoc Inspection/ Audit</w:t>
            </w:r>
          </w:p>
        </w:tc>
        <w:tc>
          <w:tcPr>
            <w:tcW w:w="2737" w:type="dxa"/>
            <w:hideMark/>
          </w:tcPr>
          <w:p w14:paraId="57416CB8"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Conducted in response to complaints, accidents, or grievances</w:t>
            </w:r>
          </w:p>
        </w:tc>
        <w:tc>
          <w:tcPr>
            <w:tcW w:w="1955" w:type="dxa"/>
            <w:hideMark/>
          </w:tcPr>
          <w:p w14:paraId="03F4A205"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KEGOC</w:t>
            </w:r>
          </w:p>
        </w:tc>
        <w:tc>
          <w:tcPr>
            <w:tcW w:w="2200" w:type="dxa"/>
            <w:hideMark/>
          </w:tcPr>
          <w:p w14:paraId="5AF83EC1" w14:textId="77777777" w:rsidR="006A52AC" w:rsidRPr="00B2009B" w:rsidRDefault="006A52AC" w:rsidP="00B2009B">
            <w:pPr>
              <w:spacing w:line="276" w:lineRule="auto"/>
              <w:ind w:right="260"/>
              <w:rPr>
                <w:rFonts w:ascii="Arial" w:hAnsi="Arial" w:cs="Arial"/>
                <w:sz w:val="20"/>
                <w:szCs w:val="20"/>
              </w:rPr>
            </w:pPr>
            <w:r w:rsidRPr="00B2009B">
              <w:rPr>
                <w:rFonts w:ascii="Arial" w:hAnsi="Arial" w:cs="Arial"/>
                <w:sz w:val="20"/>
                <w:szCs w:val="20"/>
              </w:rPr>
              <w:t>As needed</w:t>
            </w:r>
          </w:p>
        </w:tc>
      </w:tr>
    </w:tbl>
    <w:p w14:paraId="24725CF9" w14:textId="77777777" w:rsidR="006A52AC" w:rsidRPr="00B2009B" w:rsidRDefault="006A52AC" w:rsidP="00B2009B">
      <w:pPr>
        <w:spacing w:after="0"/>
        <w:rPr>
          <w:rFonts w:ascii="Arial" w:hAnsi="Arial" w:cs="Arial"/>
          <w:sz w:val="20"/>
          <w:szCs w:val="20"/>
          <w:lang w:val="en-US"/>
        </w:rPr>
      </w:pPr>
    </w:p>
    <w:p w14:paraId="52658EBB" w14:textId="31207FBB" w:rsidR="006A52AC" w:rsidRPr="00B2009B" w:rsidRDefault="00076EEA" w:rsidP="00B2009B">
      <w:pPr>
        <w:pStyle w:val="ListParagraph"/>
        <w:spacing w:after="0" w:line="259" w:lineRule="auto"/>
        <w:ind w:left="1080" w:right="260"/>
        <w:jc w:val="both"/>
        <w:rPr>
          <w:rFonts w:ascii="Arial" w:hAnsi="Arial" w:cs="Arial"/>
          <w:b/>
          <w:bCs/>
          <w:sz w:val="20"/>
          <w:szCs w:val="20"/>
        </w:rPr>
      </w:pPr>
      <w:r w:rsidRPr="00B2009B">
        <w:rPr>
          <w:rFonts w:ascii="Arial" w:hAnsi="Arial" w:cs="Arial"/>
          <w:b/>
          <w:bCs/>
          <w:sz w:val="20"/>
          <w:szCs w:val="20"/>
        </w:rPr>
        <w:t>14.</w:t>
      </w:r>
      <w:r w:rsidR="00B2444A" w:rsidRPr="00B2009B">
        <w:rPr>
          <w:rFonts w:ascii="Arial" w:hAnsi="Arial" w:cs="Arial"/>
          <w:b/>
          <w:bCs/>
          <w:sz w:val="20"/>
          <w:szCs w:val="20"/>
        </w:rPr>
        <w:t>1.2</w:t>
      </w:r>
      <w:r w:rsidR="00E57828" w:rsidRPr="00B2009B">
        <w:rPr>
          <w:rFonts w:ascii="Arial" w:hAnsi="Arial" w:cs="Arial"/>
          <w:b/>
          <w:bCs/>
          <w:sz w:val="20"/>
          <w:szCs w:val="20"/>
        </w:rPr>
        <w:t xml:space="preserve"> </w:t>
      </w:r>
      <w:r w:rsidR="006A52AC" w:rsidRPr="00B2009B">
        <w:rPr>
          <w:rFonts w:ascii="Arial" w:hAnsi="Arial" w:cs="Arial"/>
          <w:b/>
          <w:bCs/>
          <w:sz w:val="20"/>
          <w:szCs w:val="20"/>
        </w:rPr>
        <w:t>Methodology</w:t>
      </w:r>
    </w:p>
    <w:p w14:paraId="1D216BD9" w14:textId="77777777" w:rsidR="006A52AC" w:rsidRPr="00B2009B" w:rsidRDefault="006A52AC" w:rsidP="00B2009B">
      <w:pPr>
        <w:spacing w:after="0"/>
        <w:ind w:right="260" w:firstLine="360"/>
        <w:jc w:val="both"/>
        <w:rPr>
          <w:rFonts w:ascii="Arial" w:hAnsi="Arial" w:cs="Arial"/>
          <w:sz w:val="20"/>
          <w:szCs w:val="20"/>
        </w:rPr>
      </w:pPr>
      <w:r w:rsidRPr="00B2009B">
        <w:rPr>
          <w:rFonts w:ascii="Arial" w:hAnsi="Arial" w:cs="Arial"/>
          <w:sz w:val="20"/>
          <w:szCs w:val="20"/>
        </w:rPr>
        <w:t>Monitoring and audit shall be carried out through the following methods:</w:t>
      </w:r>
    </w:p>
    <w:p w14:paraId="26331FC7" w14:textId="77777777" w:rsidR="006A52AC" w:rsidRPr="00B2009B" w:rsidRDefault="006A52AC" w:rsidP="00B2009B">
      <w:pPr>
        <w:pStyle w:val="ListParagraph"/>
        <w:numPr>
          <w:ilvl w:val="0"/>
          <w:numId w:val="76"/>
        </w:numPr>
        <w:spacing w:after="0" w:line="276" w:lineRule="auto"/>
        <w:ind w:right="260"/>
        <w:jc w:val="both"/>
        <w:rPr>
          <w:rFonts w:ascii="Arial" w:hAnsi="Arial" w:cs="Arial"/>
          <w:sz w:val="20"/>
          <w:szCs w:val="20"/>
        </w:rPr>
      </w:pPr>
      <w:r w:rsidRPr="00B2009B">
        <w:rPr>
          <w:rFonts w:ascii="Arial" w:hAnsi="Arial" w:cs="Arial"/>
          <w:b/>
          <w:bCs/>
          <w:sz w:val="20"/>
          <w:szCs w:val="20"/>
        </w:rPr>
        <w:t>Visual Observations</w:t>
      </w:r>
      <w:r w:rsidRPr="00B2009B">
        <w:rPr>
          <w:rFonts w:ascii="Arial" w:hAnsi="Arial" w:cs="Arial"/>
          <w:sz w:val="20"/>
          <w:szCs w:val="20"/>
        </w:rPr>
        <w:t xml:space="preserve"> – Routine site walkthroughs and photographic documentation of workers’ accommodation conditions.</w:t>
      </w:r>
    </w:p>
    <w:p w14:paraId="1256D4C3" w14:textId="77777777" w:rsidR="006A52AC" w:rsidRPr="00B2009B" w:rsidRDefault="006A52AC" w:rsidP="00B2009B">
      <w:pPr>
        <w:pStyle w:val="ListParagraph"/>
        <w:numPr>
          <w:ilvl w:val="0"/>
          <w:numId w:val="76"/>
        </w:numPr>
        <w:spacing w:after="0" w:line="276" w:lineRule="auto"/>
        <w:ind w:right="260"/>
        <w:jc w:val="both"/>
        <w:rPr>
          <w:rFonts w:ascii="Arial" w:hAnsi="Arial" w:cs="Arial"/>
          <w:sz w:val="20"/>
          <w:szCs w:val="20"/>
        </w:rPr>
      </w:pPr>
      <w:r w:rsidRPr="00B2009B">
        <w:rPr>
          <w:rFonts w:ascii="Arial" w:hAnsi="Arial" w:cs="Arial"/>
          <w:b/>
          <w:bCs/>
          <w:sz w:val="20"/>
          <w:szCs w:val="20"/>
        </w:rPr>
        <w:t>Interviews and Consultations</w:t>
      </w:r>
      <w:r w:rsidRPr="00B2009B">
        <w:rPr>
          <w:rFonts w:ascii="Arial" w:hAnsi="Arial" w:cs="Arial"/>
          <w:sz w:val="20"/>
          <w:szCs w:val="20"/>
        </w:rPr>
        <w:t xml:space="preserve"> – Discussions with workers, supervisors, and welfare staff to gather feedback on living conditions.</w:t>
      </w:r>
    </w:p>
    <w:p w14:paraId="282CEA8C" w14:textId="77777777" w:rsidR="006A52AC" w:rsidRPr="00B2009B" w:rsidRDefault="006A52AC" w:rsidP="00B2009B">
      <w:pPr>
        <w:pStyle w:val="ListParagraph"/>
        <w:numPr>
          <w:ilvl w:val="0"/>
          <w:numId w:val="76"/>
        </w:numPr>
        <w:spacing w:after="0" w:line="276" w:lineRule="auto"/>
        <w:ind w:right="260"/>
        <w:jc w:val="both"/>
        <w:rPr>
          <w:rFonts w:ascii="Arial" w:hAnsi="Arial" w:cs="Arial"/>
          <w:sz w:val="20"/>
          <w:szCs w:val="20"/>
        </w:rPr>
      </w:pPr>
      <w:r w:rsidRPr="00B2009B">
        <w:rPr>
          <w:rFonts w:ascii="Arial" w:hAnsi="Arial" w:cs="Arial"/>
          <w:b/>
          <w:bCs/>
          <w:sz w:val="20"/>
          <w:szCs w:val="20"/>
        </w:rPr>
        <w:t>Document Reviews</w:t>
      </w:r>
      <w:r w:rsidRPr="00B2009B">
        <w:rPr>
          <w:rFonts w:ascii="Arial" w:hAnsi="Arial" w:cs="Arial"/>
          <w:sz w:val="20"/>
          <w:szCs w:val="20"/>
        </w:rPr>
        <w:t xml:space="preserve"> – Verification of maintenance logs, cleaning records, pest control reports, and occupancy registers.</w:t>
      </w:r>
    </w:p>
    <w:p w14:paraId="5E2ECF0E" w14:textId="77777777" w:rsidR="006A52AC" w:rsidRPr="00B2009B" w:rsidRDefault="006A52AC" w:rsidP="00B2009B">
      <w:pPr>
        <w:pStyle w:val="ListParagraph"/>
        <w:numPr>
          <w:ilvl w:val="0"/>
          <w:numId w:val="76"/>
        </w:numPr>
        <w:spacing w:after="0" w:line="276" w:lineRule="auto"/>
        <w:ind w:right="260"/>
        <w:jc w:val="both"/>
        <w:rPr>
          <w:rFonts w:ascii="Arial" w:hAnsi="Arial" w:cs="Arial"/>
          <w:sz w:val="20"/>
          <w:szCs w:val="20"/>
        </w:rPr>
      </w:pPr>
      <w:r w:rsidRPr="00B2009B">
        <w:rPr>
          <w:rFonts w:ascii="Arial" w:hAnsi="Arial" w:cs="Arial"/>
          <w:b/>
          <w:bCs/>
          <w:sz w:val="20"/>
          <w:szCs w:val="20"/>
        </w:rPr>
        <w:t>Sampling and Testing</w:t>
      </w:r>
      <w:r w:rsidRPr="00B2009B">
        <w:rPr>
          <w:rFonts w:ascii="Arial" w:hAnsi="Arial" w:cs="Arial"/>
          <w:sz w:val="20"/>
          <w:szCs w:val="20"/>
        </w:rPr>
        <w:t xml:space="preserve"> – Periodic testing of potable water quality, indoor air quality, and wastewater discharge where applicable.</w:t>
      </w:r>
    </w:p>
    <w:p w14:paraId="44CA2FE4" w14:textId="4E7443B6" w:rsidR="006A52AC" w:rsidRPr="00B2009B" w:rsidRDefault="006A52AC" w:rsidP="00B2009B">
      <w:pPr>
        <w:pStyle w:val="ListParagraph"/>
        <w:numPr>
          <w:ilvl w:val="0"/>
          <w:numId w:val="76"/>
        </w:numPr>
        <w:spacing w:after="0" w:line="276" w:lineRule="auto"/>
        <w:ind w:right="260"/>
        <w:jc w:val="both"/>
        <w:rPr>
          <w:rFonts w:ascii="Arial" w:hAnsi="Arial" w:cs="Arial"/>
          <w:sz w:val="20"/>
          <w:szCs w:val="20"/>
        </w:rPr>
      </w:pPr>
      <w:r w:rsidRPr="00B2009B">
        <w:rPr>
          <w:rFonts w:ascii="Arial" w:hAnsi="Arial" w:cs="Arial"/>
          <w:b/>
          <w:bCs/>
          <w:sz w:val="20"/>
          <w:szCs w:val="20"/>
        </w:rPr>
        <w:t>Scoring and Rating System</w:t>
      </w:r>
      <w:r w:rsidRPr="00B2009B">
        <w:rPr>
          <w:rFonts w:ascii="Arial" w:hAnsi="Arial" w:cs="Arial"/>
          <w:sz w:val="20"/>
          <w:szCs w:val="20"/>
        </w:rPr>
        <w:t xml:space="preserve"> – Use of a standardized inspection checklist with compliance ratings </w:t>
      </w:r>
    </w:p>
    <w:p w14:paraId="1B9C1592" w14:textId="77777777" w:rsidR="006A52AC" w:rsidRPr="00B2009B" w:rsidRDefault="006A52AC" w:rsidP="00B2009B">
      <w:pPr>
        <w:pStyle w:val="ListParagraph"/>
        <w:numPr>
          <w:ilvl w:val="0"/>
          <w:numId w:val="76"/>
        </w:numPr>
        <w:spacing w:after="0" w:line="276" w:lineRule="auto"/>
        <w:ind w:right="260"/>
        <w:jc w:val="both"/>
        <w:rPr>
          <w:rFonts w:ascii="Arial" w:hAnsi="Arial" w:cs="Arial"/>
          <w:sz w:val="20"/>
          <w:szCs w:val="20"/>
        </w:rPr>
      </w:pPr>
      <w:r w:rsidRPr="00B2009B">
        <w:rPr>
          <w:rFonts w:ascii="Arial" w:hAnsi="Arial" w:cs="Arial"/>
          <w:b/>
          <w:bCs/>
          <w:sz w:val="20"/>
          <w:szCs w:val="20"/>
        </w:rPr>
        <w:t>Corrective Action Tracking</w:t>
      </w:r>
      <w:r w:rsidRPr="00B2009B">
        <w:rPr>
          <w:rFonts w:ascii="Arial" w:hAnsi="Arial" w:cs="Arial"/>
          <w:sz w:val="20"/>
          <w:szCs w:val="20"/>
        </w:rPr>
        <w:t xml:space="preserve"> – Recording of deficiencies, responsible person, corrective timeline, and verification of completion.</w:t>
      </w:r>
    </w:p>
    <w:p w14:paraId="1F51EA41" w14:textId="77777777" w:rsidR="00C93905" w:rsidRPr="00B2009B" w:rsidRDefault="00C93905" w:rsidP="00B2009B">
      <w:pPr>
        <w:pStyle w:val="ListParagraph"/>
        <w:spacing w:after="0" w:line="276" w:lineRule="auto"/>
        <w:ind w:left="1440" w:right="260"/>
        <w:jc w:val="both"/>
        <w:rPr>
          <w:rFonts w:ascii="Arial" w:hAnsi="Arial" w:cs="Arial"/>
          <w:sz w:val="20"/>
          <w:szCs w:val="20"/>
        </w:rPr>
      </w:pPr>
    </w:p>
    <w:p w14:paraId="4FAE410D" w14:textId="5060561E" w:rsidR="00ED0D4D" w:rsidRPr="00B2009B" w:rsidRDefault="00DB5774" w:rsidP="00B2009B">
      <w:pPr>
        <w:pStyle w:val="ListParagraph"/>
        <w:numPr>
          <w:ilvl w:val="1"/>
          <w:numId w:val="82"/>
        </w:numPr>
        <w:spacing w:after="0" w:line="240" w:lineRule="auto"/>
        <w:ind w:left="84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t xml:space="preserve"> </w:t>
      </w:r>
      <w:r w:rsidR="00ED0D4D" w:rsidRPr="00B2009B">
        <w:rPr>
          <w:rFonts w:ascii="Arial" w:eastAsia="Times New Roman" w:hAnsi="Arial" w:cs="Arial"/>
          <w:b/>
          <w:bCs/>
          <w:kern w:val="0"/>
          <w:sz w:val="20"/>
          <w:szCs w:val="20"/>
          <w:lang w:val="en-GB" w:eastAsia="ru-RU"/>
          <w14:ligatures w14:val="none"/>
        </w:rPr>
        <w:t>Reporting</w:t>
      </w:r>
    </w:p>
    <w:p w14:paraId="65D5DA8A" w14:textId="17D639A1" w:rsidR="006C504B" w:rsidRPr="00B2009B" w:rsidRDefault="00DB5774" w:rsidP="00B2009B">
      <w:pPr>
        <w:pStyle w:val="ListParagraph"/>
        <w:spacing w:after="0" w:line="259" w:lineRule="auto"/>
        <w:ind w:left="426" w:right="260"/>
        <w:jc w:val="both"/>
        <w:rPr>
          <w:rFonts w:ascii="Arial" w:hAnsi="Arial" w:cs="Arial"/>
          <w:b/>
          <w:bCs/>
          <w:sz w:val="20"/>
          <w:szCs w:val="20"/>
        </w:rPr>
      </w:pPr>
      <w:r w:rsidRPr="00B2009B">
        <w:rPr>
          <w:rFonts w:ascii="Arial" w:hAnsi="Arial" w:cs="Arial"/>
          <w:b/>
          <w:bCs/>
          <w:sz w:val="20"/>
          <w:szCs w:val="20"/>
        </w:rPr>
        <w:t>14.2.1</w:t>
      </w:r>
      <w:r w:rsidRPr="00B2009B">
        <w:rPr>
          <w:rFonts w:ascii="Arial" w:hAnsi="Arial" w:cs="Arial"/>
          <w:b/>
          <w:bCs/>
          <w:sz w:val="20"/>
          <w:szCs w:val="20"/>
        </w:rPr>
        <w:tab/>
      </w:r>
      <w:r w:rsidR="006C504B" w:rsidRPr="00B2009B">
        <w:rPr>
          <w:rFonts w:ascii="Arial" w:hAnsi="Arial" w:cs="Arial"/>
          <w:b/>
          <w:bCs/>
          <w:sz w:val="20"/>
          <w:szCs w:val="20"/>
        </w:rPr>
        <w:t>Internal Reporting</w:t>
      </w:r>
    </w:p>
    <w:p w14:paraId="582DDE76" w14:textId="76B780B8" w:rsidR="006C504B" w:rsidRPr="00B2009B" w:rsidRDefault="006C504B" w:rsidP="00B2009B">
      <w:pPr>
        <w:numPr>
          <w:ilvl w:val="0"/>
          <w:numId w:val="77"/>
        </w:numPr>
        <w:spacing w:after="0" w:line="276" w:lineRule="auto"/>
        <w:ind w:right="260"/>
        <w:jc w:val="both"/>
        <w:rPr>
          <w:rFonts w:ascii="Arial" w:hAnsi="Arial" w:cs="Arial"/>
          <w:sz w:val="20"/>
          <w:szCs w:val="20"/>
          <w:lang w:val="en-US"/>
        </w:rPr>
      </w:pPr>
      <w:r w:rsidRPr="00B2009B">
        <w:rPr>
          <w:rFonts w:ascii="Arial" w:hAnsi="Arial" w:cs="Arial"/>
          <w:b/>
          <w:sz w:val="20"/>
          <w:szCs w:val="20"/>
          <w:lang w:val="en-US"/>
        </w:rPr>
        <w:t>Daily Logbook</w:t>
      </w:r>
      <w:r w:rsidRPr="00B2009B">
        <w:rPr>
          <w:rFonts w:ascii="Arial" w:hAnsi="Arial" w:cs="Arial"/>
          <w:sz w:val="20"/>
          <w:szCs w:val="20"/>
          <w:lang w:val="en-US"/>
        </w:rPr>
        <w:t xml:space="preserve"> maintained by the Camp Manager, recording housekeeping activities, maintenance issues, and incidents</w:t>
      </w:r>
      <w:r w:rsidR="007B240F" w:rsidRPr="00B2009B">
        <w:rPr>
          <w:rFonts w:ascii="Arial" w:hAnsi="Arial" w:cs="Arial"/>
          <w:sz w:val="20"/>
          <w:szCs w:val="20"/>
          <w:lang w:val="en-US"/>
        </w:rPr>
        <w:t>,</w:t>
      </w:r>
      <w:r w:rsidR="00505CB8" w:rsidRPr="00B2009B">
        <w:rPr>
          <w:rFonts w:ascii="Arial" w:hAnsi="Arial" w:cs="Arial"/>
          <w:sz w:val="20"/>
          <w:szCs w:val="20"/>
          <w:lang w:val="en-US"/>
        </w:rPr>
        <w:t xml:space="preserve"> </w:t>
      </w:r>
      <w:r w:rsidR="00505CB8" w:rsidRPr="00B2009B">
        <w:rPr>
          <w:rFonts w:ascii="Arial" w:hAnsi="Arial" w:cs="Arial"/>
          <w:sz w:val="20"/>
          <w:szCs w:val="20"/>
        </w:rPr>
        <w:t xml:space="preserve">as per </w:t>
      </w:r>
      <w:r w:rsidR="00505CB8" w:rsidRPr="00B2009B">
        <w:rPr>
          <w:rFonts w:ascii="Arial" w:hAnsi="Arial" w:cs="Arial"/>
          <w:b/>
          <w:bCs/>
          <w:i/>
          <w:iCs/>
          <w:sz w:val="20"/>
          <w:szCs w:val="20"/>
        </w:rPr>
        <w:t xml:space="preserve">Appendix </w:t>
      </w:r>
      <w:r w:rsidR="00723393" w:rsidRPr="00B2009B">
        <w:rPr>
          <w:rFonts w:ascii="Arial" w:hAnsi="Arial" w:cs="Arial"/>
          <w:b/>
          <w:bCs/>
          <w:i/>
          <w:iCs/>
          <w:sz w:val="20"/>
          <w:szCs w:val="20"/>
        </w:rPr>
        <w:t>2</w:t>
      </w:r>
      <w:r w:rsidRPr="00B2009B">
        <w:rPr>
          <w:rFonts w:ascii="Arial" w:hAnsi="Arial" w:cs="Arial"/>
          <w:sz w:val="20"/>
          <w:szCs w:val="20"/>
          <w:lang w:val="en-US"/>
        </w:rPr>
        <w:t>.</w:t>
      </w:r>
    </w:p>
    <w:p w14:paraId="72BC3825" w14:textId="068F6C67" w:rsidR="006C504B" w:rsidRPr="00B2009B" w:rsidRDefault="006C504B" w:rsidP="00B2009B">
      <w:pPr>
        <w:numPr>
          <w:ilvl w:val="0"/>
          <w:numId w:val="77"/>
        </w:numPr>
        <w:spacing w:after="0" w:line="276" w:lineRule="auto"/>
        <w:ind w:right="260"/>
        <w:jc w:val="both"/>
        <w:rPr>
          <w:rFonts w:ascii="Arial" w:hAnsi="Arial" w:cs="Arial"/>
          <w:sz w:val="20"/>
          <w:szCs w:val="20"/>
        </w:rPr>
      </w:pPr>
      <w:r w:rsidRPr="00B2009B">
        <w:rPr>
          <w:rFonts w:ascii="Arial" w:hAnsi="Arial" w:cs="Arial"/>
          <w:b/>
          <w:bCs/>
          <w:sz w:val="20"/>
          <w:szCs w:val="20"/>
        </w:rPr>
        <w:lastRenderedPageBreak/>
        <w:t>Weekly Summary Report</w:t>
      </w:r>
      <w:r w:rsidRPr="00B2009B">
        <w:rPr>
          <w:rFonts w:ascii="Arial" w:hAnsi="Arial" w:cs="Arial"/>
          <w:sz w:val="20"/>
          <w:szCs w:val="20"/>
        </w:rPr>
        <w:t xml:space="preserve"> compiled by the Camp Manager, highlighting inspection findings, maintenance updates, and grievances received. Weekly summary Report as </w:t>
      </w:r>
      <w:r w:rsidRPr="00E7089D">
        <w:rPr>
          <w:rFonts w:ascii="Arial" w:hAnsi="Arial" w:cs="Arial"/>
          <w:sz w:val="20"/>
          <w:szCs w:val="20"/>
        </w:rPr>
        <w:t xml:space="preserve">per </w:t>
      </w:r>
      <w:r w:rsidRPr="00E7089D">
        <w:rPr>
          <w:rFonts w:ascii="Arial" w:hAnsi="Arial" w:cs="Arial"/>
          <w:b/>
          <w:i/>
          <w:sz w:val="20"/>
          <w:szCs w:val="20"/>
        </w:rPr>
        <w:t xml:space="preserve">Appendix </w:t>
      </w:r>
      <w:r w:rsidR="00E7089D" w:rsidRPr="00E7089D">
        <w:rPr>
          <w:rFonts w:ascii="Arial" w:hAnsi="Arial" w:cs="Arial"/>
          <w:b/>
          <w:i/>
          <w:sz w:val="20"/>
          <w:szCs w:val="20"/>
        </w:rPr>
        <w:t>3</w:t>
      </w:r>
    </w:p>
    <w:p w14:paraId="39C2D722" w14:textId="47CBC02A" w:rsidR="006C504B" w:rsidRPr="00B2009B" w:rsidRDefault="006C504B" w:rsidP="00B2009B">
      <w:pPr>
        <w:numPr>
          <w:ilvl w:val="0"/>
          <w:numId w:val="77"/>
        </w:numPr>
        <w:spacing w:after="0" w:line="276" w:lineRule="auto"/>
        <w:ind w:right="260"/>
        <w:jc w:val="both"/>
        <w:rPr>
          <w:rFonts w:ascii="Arial" w:hAnsi="Arial" w:cs="Arial"/>
          <w:sz w:val="20"/>
          <w:szCs w:val="20"/>
        </w:rPr>
      </w:pPr>
      <w:r w:rsidRPr="00B2009B">
        <w:rPr>
          <w:rFonts w:ascii="Arial" w:hAnsi="Arial" w:cs="Arial"/>
          <w:b/>
          <w:bCs/>
          <w:sz w:val="20"/>
          <w:szCs w:val="20"/>
        </w:rPr>
        <w:t>Quarterly Compliance Report</w:t>
      </w:r>
      <w:r w:rsidRPr="00B2009B">
        <w:rPr>
          <w:rFonts w:ascii="Arial" w:hAnsi="Arial" w:cs="Arial"/>
          <w:sz w:val="20"/>
          <w:szCs w:val="20"/>
        </w:rPr>
        <w:t xml:space="preserve"> prepared by KEGOC by using form as per </w:t>
      </w:r>
      <w:r w:rsidRPr="00B2009B">
        <w:rPr>
          <w:rFonts w:ascii="Arial" w:hAnsi="Arial" w:cs="Arial"/>
          <w:b/>
          <w:bCs/>
          <w:i/>
          <w:iCs/>
          <w:sz w:val="20"/>
          <w:szCs w:val="20"/>
        </w:rPr>
        <w:t xml:space="preserve">Appendix </w:t>
      </w:r>
      <w:r w:rsidR="00850C63" w:rsidRPr="00B2009B">
        <w:rPr>
          <w:rFonts w:ascii="Arial" w:hAnsi="Arial" w:cs="Arial"/>
          <w:b/>
          <w:bCs/>
          <w:i/>
          <w:iCs/>
          <w:sz w:val="20"/>
          <w:szCs w:val="20"/>
        </w:rPr>
        <w:t>3</w:t>
      </w:r>
      <w:r w:rsidRPr="00B2009B">
        <w:rPr>
          <w:rFonts w:ascii="Arial" w:hAnsi="Arial" w:cs="Arial"/>
          <w:i/>
          <w:iCs/>
          <w:sz w:val="20"/>
          <w:szCs w:val="20"/>
        </w:rPr>
        <w:t>,</w:t>
      </w:r>
      <w:r w:rsidRPr="00B2009B">
        <w:rPr>
          <w:rFonts w:ascii="Arial" w:hAnsi="Arial" w:cs="Arial"/>
          <w:sz w:val="20"/>
          <w:szCs w:val="20"/>
        </w:rPr>
        <w:t xml:space="preserve"> including:</w:t>
      </w:r>
    </w:p>
    <w:p w14:paraId="02C3F837" w14:textId="77777777" w:rsidR="006C504B" w:rsidRPr="00B2009B" w:rsidRDefault="006C504B" w:rsidP="00B2009B">
      <w:pPr>
        <w:numPr>
          <w:ilvl w:val="1"/>
          <w:numId w:val="77"/>
        </w:numPr>
        <w:spacing w:after="0" w:line="276" w:lineRule="auto"/>
        <w:ind w:right="260"/>
        <w:jc w:val="both"/>
        <w:rPr>
          <w:rFonts w:ascii="Arial" w:hAnsi="Arial" w:cs="Arial"/>
          <w:sz w:val="20"/>
          <w:szCs w:val="20"/>
        </w:rPr>
      </w:pPr>
      <w:r w:rsidRPr="00B2009B">
        <w:rPr>
          <w:rFonts w:ascii="Arial" w:hAnsi="Arial" w:cs="Arial"/>
          <w:sz w:val="20"/>
          <w:szCs w:val="20"/>
        </w:rPr>
        <w:t>Inspection results and photographs.</w:t>
      </w:r>
    </w:p>
    <w:p w14:paraId="331606AF" w14:textId="77777777" w:rsidR="006C504B" w:rsidRPr="00B2009B" w:rsidRDefault="006C504B" w:rsidP="00B2009B">
      <w:pPr>
        <w:numPr>
          <w:ilvl w:val="1"/>
          <w:numId w:val="77"/>
        </w:numPr>
        <w:spacing w:after="0" w:line="276" w:lineRule="auto"/>
        <w:ind w:right="260"/>
        <w:jc w:val="both"/>
        <w:rPr>
          <w:rFonts w:ascii="Arial" w:hAnsi="Arial" w:cs="Arial"/>
          <w:sz w:val="20"/>
          <w:szCs w:val="20"/>
        </w:rPr>
      </w:pPr>
      <w:r w:rsidRPr="00B2009B">
        <w:rPr>
          <w:rFonts w:ascii="Arial" w:hAnsi="Arial" w:cs="Arial"/>
          <w:sz w:val="20"/>
          <w:szCs w:val="20"/>
        </w:rPr>
        <w:t>Corrective actions and status updates.</w:t>
      </w:r>
    </w:p>
    <w:p w14:paraId="6F0B43F6" w14:textId="77777777" w:rsidR="006C504B" w:rsidRPr="00B2009B" w:rsidRDefault="006C504B" w:rsidP="00B2009B">
      <w:pPr>
        <w:numPr>
          <w:ilvl w:val="1"/>
          <w:numId w:val="77"/>
        </w:numPr>
        <w:spacing w:after="0" w:line="276" w:lineRule="auto"/>
        <w:ind w:right="260"/>
        <w:jc w:val="both"/>
        <w:rPr>
          <w:rFonts w:ascii="Arial" w:hAnsi="Arial" w:cs="Arial"/>
          <w:sz w:val="20"/>
          <w:szCs w:val="20"/>
        </w:rPr>
      </w:pPr>
      <w:r w:rsidRPr="00B2009B">
        <w:rPr>
          <w:rFonts w:ascii="Arial" w:hAnsi="Arial" w:cs="Arial"/>
          <w:sz w:val="20"/>
          <w:szCs w:val="20"/>
        </w:rPr>
        <w:t>Worker welfare performance and grievances.</w:t>
      </w:r>
    </w:p>
    <w:p w14:paraId="1E3B23CA" w14:textId="77777777" w:rsidR="006C504B" w:rsidRDefault="006C504B" w:rsidP="00B2009B">
      <w:pPr>
        <w:numPr>
          <w:ilvl w:val="1"/>
          <w:numId w:val="77"/>
        </w:numPr>
        <w:spacing w:after="0" w:line="276" w:lineRule="auto"/>
        <w:ind w:right="260"/>
        <w:jc w:val="both"/>
        <w:rPr>
          <w:rFonts w:ascii="Arial" w:hAnsi="Arial" w:cs="Arial"/>
          <w:sz w:val="20"/>
          <w:szCs w:val="20"/>
        </w:rPr>
      </w:pPr>
      <w:r w:rsidRPr="00B2009B">
        <w:rPr>
          <w:rFonts w:ascii="Arial" w:hAnsi="Arial" w:cs="Arial"/>
          <w:sz w:val="20"/>
          <w:szCs w:val="20"/>
        </w:rPr>
        <w:t>Summary of audits or regulatory visits.</w:t>
      </w:r>
    </w:p>
    <w:p w14:paraId="0813B2CB" w14:textId="77777777" w:rsidR="00E7089D" w:rsidRPr="00B2009B" w:rsidRDefault="00E7089D" w:rsidP="00E7089D">
      <w:pPr>
        <w:spacing w:after="0" w:line="276" w:lineRule="auto"/>
        <w:ind w:left="1440" w:right="260"/>
        <w:jc w:val="both"/>
        <w:rPr>
          <w:rFonts w:ascii="Arial" w:hAnsi="Arial" w:cs="Arial"/>
          <w:sz w:val="20"/>
          <w:szCs w:val="20"/>
        </w:rPr>
      </w:pPr>
    </w:p>
    <w:p w14:paraId="5DD8B3C1" w14:textId="59E04A68" w:rsidR="006C504B" w:rsidRPr="00B2009B" w:rsidRDefault="00DB5774" w:rsidP="00B2009B">
      <w:pPr>
        <w:pStyle w:val="ListParagraph"/>
        <w:spacing w:after="0" w:line="259" w:lineRule="auto"/>
        <w:ind w:left="426" w:right="260"/>
        <w:jc w:val="both"/>
        <w:rPr>
          <w:rFonts w:ascii="Arial" w:hAnsi="Arial" w:cs="Arial"/>
          <w:b/>
          <w:bCs/>
          <w:sz w:val="20"/>
          <w:szCs w:val="20"/>
        </w:rPr>
      </w:pPr>
      <w:r w:rsidRPr="00B2009B">
        <w:rPr>
          <w:rFonts w:ascii="Arial" w:hAnsi="Arial" w:cs="Arial"/>
          <w:b/>
          <w:bCs/>
          <w:sz w:val="20"/>
          <w:szCs w:val="20"/>
        </w:rPr>
        <w:t xml:space="preserve">14.2.2 </w:t>
      </w:r>
      <w:r w:rsidR="006C504B" w:rsidRPr="00B2009B">
        <w:rPr>
          <w:rFonts w:ascii="Arial" w:hAnsi="Arial" w:cs="Arial"/>
          <w:b/>
          <w:bCs/>
          <w:sz w:val="20"/>
          <w:szCs w:val="20"/>
        </w:rPr>
        <w:t>External Reporting</w:t>
      </w:r>
    </w:p>
    <w:p w14:paraId="1D1AFF1B" w14:textId="77777777" w:rsidR="0011551B" w:rsidRPr="00B2009B" w:rsidRDefault="0011551B" w:rsidP="00B2009B">
      <w:pPr>
        <w:numPr>
          <w:ilvl w:val="0"/>
          <w:numId w:val="77"/>
        </w:numPr>
        <w:spacing w:after="0" w:line="276" w:lineRule="auto"/>
        <w:ind w:right="260"/>
        <w:jc w:val="both"/>
        <w:rPr>
          <w:rFonts w:ascii="Arial" w:hAnsi="Arial" w:cs="Arial"/>
          <w:sz w:val="20"/>
          <w:szCs w:val="20"/>
        </w:rPr>
      </w:pPr>
      <w:r w:rsidRPr="00B2009B">
        <w:rPr>
          <w:rFonts w:ascii="Arial" w:hAnsi="Arial" w:cs="Arial"/>
          <w:sz w:val="20"/>
          <w:szCs w:val="20"/>
          <w:lang w:val="en-US"/>
        </w:rPr>
        <w:t>Reporting to Local Authorities</w:t>
      </w:r>
    </w:p>
    <w:p w14:paraId="718F92EC" w14:textId="00A91DEA" w:rsidR="00603C69" w:rsidRPr="00E7089D" w:rsidRDefault="00BF4B52" w:rsidP="00B2009B">
      <w:pPr>
        <w:numPr>
          <w:ilvl w:val="0"/>
          <w:numId w:val="77"/>
        </w:numPr>
        <w:spacing w:after="0" w:line="276" w:lineRule="auto"/>
        <w:ind w:right="260"/>
        <w:jc w:val="both"/>
        <w:rPr>
          <w:rFonts w:ascii="Arial" w:hAnsi="Arial" w:cs="Arial"/>
          <w:sz w:val="20"/>
          <w:szCs w:val="20"/>
          <w:lang w:val="en-US"/>
        </w:rPr>
      </w:pPr>
      <w:r w:rsidRPr="00B2009B">
        <w:rPr>
          <w:rFonts w:ascii="Arial" w:hAnsi="Arial" w:cs="Arial"/>
          <w:sz w:val="20"/>
          <w:szCs w:val="20"/>
          <w:lang w:val="en-US"/>
        </w:rPr>
        <w:t>Reporting to ADB</w:t>
      </w:r>
      <w:r w:rsidR="00FF31D9" w:rsidRPr="00B2009B">
        <w:rPr>
          <w:rFonts w:ascii="Arial" w:hAnsi="Arial" w:cs="Arial"/>
          <w:sz w:val="20"/>
          <w:szCs w:val="20"/>
        </w:rPr>
        <w:t xml:space="preserve"> - </w:t>
      </w:r>
      <w:r w:rsidR="00E1295C" w:rsidRPr="00B2009B">
        <w:rPr>
          <w:rFonts w:ascii="Arial" w:eastAsia="Times New Roman" w:hAnsi="Arial" w:cs="Arial"/>
          <w:sz w:val="20"/>
          <w:szCs w:val="20"/>
          <w:lang w:val="en-US"/>
        </w:rPr>
        <w:t>KEGOC will report to ADB the implementation of this management plan as part of the semi-annual safeguards and social monitoring repor</w:t>
      </w:r>
      <w:r w:rsidR="00AD78C9" w:rsidRPr="00B2009B">
        <w:rPr>
          <w:rFonts w:ascii="Arial" w:eastAsia="Times New Roman" w:hAnsi="Arial" w:cs="Arial"/>
          <w:sz w:val="20"/>
          <w:szCs w:val="20"/>
          <w:lang w:val="en-US"/>
        </w:rPr>
        <w:t>t</w:t>
      </w:r>
      <w:r w:rsidR="00E1295C" w:rsidRPr="00B2009B">
        <w:rPr>
          <w:rFonts w:ascii="Arial" w:eastAsia="Times New Roman" w:hAnsi="Arial" w:cs="Arial"/>
          <w:sz w:val="20"/>
          <w:szCs w:val="20"/>
          <w:lang w:val="en-US"/>
        </w:rPr>
        <w:t xml:space="preserve"> (SSMR)</w:t>
      </w:r>
      <w:r w:rsidR="00DA1F5A" w:rsidRPr="00B2009B">
        <w:rPr>
          <w:rFonts w:ascii="Arial" w:eastAsia="Times New Roman" w:hAnsi="Arial" w:cs="Arial"/>
          <w:sz w:val="20"/>
          <w:szCs w:val="20"/>
          <w:lang w:val="en-US"/>
        </w:rPr>
        <w:t>.</w:t>
      </w:r>
      <w:r w:rsidR="00E1295C" w:rsidRPr="00B2009B">
        <w:rPr>
          <w:rFonts w:ascii="Arial" w:hAnsi="Arial" w:cs="Arial"/>
          <w:sz w:val="20"/>
          <w:szCs w:val="20"/>
        </w:rPr>
        <w:t xml:space="preserve"> Content and template will be dependent on ADB requirements.</w:t>
      </w:r>
    </w:p>
    <w:p w14:paraId="667888EE" w14:textId="77777777" w:rsidR="00E7089D" w:rsidRPr="00B2009B" w:rsidRDefault="00E7089D" w:rsidP="00E7089D">
      <w:pPr>
        <w:spacing w:after="0" w:line="276" w:lineRule="auto"/>
        <w:ind w:left="720" w:right="260"/>
        <w:jc w:val="both"/>
        <w:rPr>
          <w:rFonts w:ascii="Arial" w:hAnsi="Arial" w:cs="Arial"/>
          <w:sz w:val="20"/>
          <w:szCs w:val="20"/>
          <w:lang w:val="en-US"/>
        </w:rPr>
      </w:pPr>
    </w:p>
    <w:p w14:paraId="2C04635E" w14:textId="11BD2283" w:rsidR="00603C69" w:rsidRPr="00B2009B" w:rsidRDefault="00157A0F" w:rsidP="00B2009B">
      <w:pPr>
        <w:keepNext/>
        <w:numPr>
          <w:ilvl w:val="0"/>
          <w:numId w:val="82"/>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32" w:name="_Toc215764785"/>
      <w:r w:rsidRPr="00B2009B">
        <w:rPr>
          <w:rFonts w:ascii="Arial" w:eastAsia="Times New Roman" w:hAnsi="Arial" w:cs="Arial"/>
          <w:b/>
          <w:bCs/>
          <w:kern w:val="0"/>
          <w:sz w:val="20"/>
          <w:szCs w:val="20"/>
          <w:lang w:val="en-GB" w:eastAsia="ru-RU"/>
          <w14:ligatures w14:val="none"/>
        </w:rPr>
        <w:t xml:space="preserve">TRAINING </w:t>
      </w:r>
      <w:bookmarkEnd w:id="32"/>
    </w:p>
    <w:p w14:paraId="0D6A6BDF" w14:textId="4E2D500B" w:rsidR="00E53208" w:rsidRPr="00B2009B" w:rsidRDefault="00E53208" w:rsidP="00B2009B">
      <w:pPr>
        <w:pStyle w:val="BodyText"/>
        <w:spacing w:after="0"/>
        <w:ind w:left="360"/>
        <w:rPr>
          <w:rFonts w:ascii="Arial" w:hAnsi="Arial" w:cs="Arial"/>
          <w:sz w:val="20"/>
          <w:szCs w:val="20"/>
          <w:lang w:val="en-US"/>
        </w:rPr>
      </w:pPr>
      <w:r w:rsidRPr="00B2009B">
        <w:rPr>
          <w:rFonts w:ascii="Arial" w:hAnsi="Arial" w:cs="Arial"/>
          <w:sz w:val="20"/>
          <w:szCs w:val="20"/>
          <w:lang w:val="en-US"/>
        </w:rPr>
        <w:t xml:space="preserve">KEGOC is committed to providing appropriate training to all Project personnel and that EPC and subcontractors are also providing the same level of training to their own workers so that these people have the skills and knowledge necessary to fulfil their obligations. </w:t>
      </w:r>
    </w:p>
    <w:p w14:paraId="46B90C40" w14:textId="2202AB79" w:rsidR="00E53208" w:rsidRPr="00B2009B" w:rsidRDefault="00E53208" w:rsidP="00B2009B">
      <w:pPr>
        <w:pStyle w:val="BodyText"/>
        <w:spacing w:after="0"/>
        <w:ind w:left="360"/>
        <w:rPr>
          <w:rFonts w:ascii="Arial" w:hAnsi="Arial" w:cs="Arial"/>
          <w:sz w:val="20"/>
          <w:szCs w:val="20"/>
          <w:lang w:val="en-US"/>
        </w:rPr>
      </w:pPr>
      <w:r w:rsidRPr="00B2009B">
        <w:rPr>
          <w:rFonts w:ascii="Arial" w:hAnsi="Arial" w:cs="Arial"/>
          <w:sz w:val="20"/>
          <w:szCs w:val="20"/>
          <w:lang w:val="en-US"/>
        </w:rPr>
        <w:t>The training related to Workers’ Accommodation Management Plan will be given to workers as part of induction training by Camp Manager. Refresher training will be provided periodically and as required. The training subject will cover relevant aspects of this Plan.</w:t>
      </w:r>
    </w:p>
    <w:tbl>
      <w:tblPr>
        <w:tblStyle w:val="TableGrid"/>
        <w:tblpPr w:leftFromText="180" w:rightFromText="180" w:vertAnchor="text" w:horzAnchor="margin" w:tblpY="309"/>
        <w:tblOverlap w:val="never"/>
        <w:tblW w:w="10222" w:type="dxa"/>
        <w:tblLook w:val="04A0" w:firstRow="1" w:lastRow="0" w:firstColumn="1" w:lastColumn="0" w:noHBand="0" w:noVBand="1"/>
      </w:tblPr>
      <w:tblGrid>
        <w:gridCol w:w="539"/>
        <w:gridCol w:w="1870"/>
        <w:gridCol w:w="1972"/>
        <w:gridCol w:w="1629"/>
        <w:gridCol w:w="1501"/>
        <w:gridCol w:w="1296"/>
        <w:gridCol w:w="1415"/>
      </w:tblGrid>
      <w:tr w:rsidR="0022532C" w:rsidRPr="00B2009B" w14:paraId="0D40E78F" w14:textId="77777777">
        <w:tc>
          <w:tcPr>
            <w:tcW w:w="0" w:type="auto"/>
            <w:shd w:val="clear" w:color="auto" w:fill="C1E4F5" w:themeFill="accent1" w:themeFillTint="33"/>
            <w:hideMark/>
          </w:tcPr>
          <w:p w14:paraId="3F77BE07"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No.</w:t>
            </w:r>
          </w:p>
        </w:tc>
        <w:tc>
          <w:tcPr>
            <w:tcW w:w="0" w:type="auto"/>
            <w:shd w:val="clear" w:color="auto" w:fill="C1E4F5" w:themeFill="accent1" w:themeFillTint="33"/>
            <w:hideMark/>
          </w:tcPr>
          <w:p w14:paraId="6FC1FBAA"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Training Title / Topic</w:t>
            </w:r>
          </w:p>
        </w:tc>
        <w:tc>
          <w:tcPr>
            <w:tcW w:w="0" w:type="auto"/>
            <w:shd w:val="clear" w:color="auto" w:fill="C1E4F5" w:themeFill="accent1" w:themeFillTint="33"/>
            <w:hideMark/>
          </w:tcPr>
          <w:p w14:paraId="7FE0A2E3"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Objective / Key Content</w:t>
            </w:r>
          </w:p>
        </w:tc>
        <w:tc>
          <w:tcPr>
            <w:tcW w:w="0" w:type="auto"/>
            <w:shd w:val="clear" w:color="auto" w:fill="C1E4F5" w:themeFill="accent1" w:themeFillTint="33"/>
            <w:hideMark/>
          </w:tcPr>
          <w:p w14:paraId="67D5E183"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Target Participants</w:t>
            </w:r>
          </w:p>
        </w:tc>
        <w:tc>
          <w:tcPr>
            <w:tcW w:w="0" w:type="auto"/>
            <w:shd w:val="clear" w:color="auto" w:fill="C1E4F5" w:themeFill="accent1" w:themeFillTint="33"/>
            <w:hideMark/>
          </w:tcPr>
          <w:p w14:paraId="133952F5"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Trainer / Responsible Person</w:t>
            </w:r>
          </w:p>
        </w:tc>
        <w:tc>
          <w:tcPr>
            <w:tcW w:w="0" w:type="auto"/>
            <w:shd w:val="clear" w:color="auto" w:fill="C1E4F5" w:themeFill="accent1" w:themeFillTint="33"/>
            <w:hideMark/>
          </w:tcPr>
          <w:p w14:paraId="193037DB"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Frequency</w:t>
            </w:r>
          </w:p>
        </w:tc>
        <w:tc>
          <w:tcPr>
            <w:tcW w:w="1415" w:type="dxa"/>
            <w:shd w:val="clear" w:color="auto" w:fill="C1E4F5" w:themeFill="accent1" w:themeFillTint="33"/>
            <w:hideMark/>
          </w:tcPr>
          <w:p w14:paraId="69DB7E89" w14:textId="77777777" w:rsidR="00711036" w:rsidRPr="00B2009B" w:rsidRDefault="00711036" w:rsidP="00B2009B">
            <w:pPr>
              <w:spacing w:line="276" w:lineRule="auto"/>
              <w:ind w:right="-36"/>
              <w:rPr>
                <w:rFonts w:ascii="Arial" w:hAnsi="Arial" w:cs="Arial"/>
                <w:b/>
                <w:bCs/>
                <w:sz w:val="20"/>
                <w:szCs w:val="20"/>
              </w:rPr>
            </w:pPr>
            <w:r w:rsidRPr="00B2009B">
              <w:rPr>
                <w:rFonts w:ascii="Arial" w:hAnsi="Arial" w:cs="Arial"/>
                <w:b/>
                <w:bCs/>
                <w:sz w:val="20"/>
                <w:szCs w:val="20"/>
              </w:rPr>
              <w:t>Training Records / Verification</w:t>
            </w:r>
          </w:p>
        </w:tc>
      </w:tr>
      <w:tr w:rsidR="0022532C" w:rsidRPr="00B2009B" w14:paraId="6C6EE784" w14:textId="77777777">
        <w:tc>
          <w:tcPr>
            <w:tcW w:w="0" w:type="auto"/>
            <w:hideMark/>
          </w:tcPr>
          <w:p w14:paraId="16E97321"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1</w:t>
            </w:r>
          </w:p>
        </w:tc>
        <w:tc>
          <w:tcPr>
            <w:tcW w:w="0" w:type="auto"/>
            <w:hideMark/>
          </w:tcPr>
          <w:p w14:paraId="14F27FB9" w14:textId="4CFE5E5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Workers</w:t>
            </w:r>
            <w:r w:rsidR="007105BF" w:rsidRPr="00B2009B">
              <w:rPr>
                <w:rFonts w:ascii="Arial" w:hAnsi="Arial" w:cs="Arial"/>
                <w:b/>
                <w:bCs/>
                <w:sz w:val="20"/>
                <w:szCs w:val="20"/>
              </w:rPr>
              <w:t>’</w:t>
            </w:r>
            <w:r w:rsidRPr="00B2009B">
              <w:rPr>
                <w:rFonts w:ascii="Arial" w:hAnsi="Arial" w:cs="Arial"/>
                <w:b/>
                <w:bCs/>
                <w:sz w:val="20"/>
                <w:szCs w:val="20"/>
              </w:rPr>
              <w:t xml:space="preserve"> ac</w:t>
            </w:r>
            <w:r w:rsidR="00677800" w:rsidRPr="00B2009B">
              <w:rPr>
                <w:rFonts w:ascii="Arial" w:hAnsi="Arial" w:cs="Arial"/>
                <w:b/>
                <w:bCs/>
                <w:sz w:val="20"/>
                <w:szCs w:val="20"/>
              </w:rPr>
              <w:t>c</w:t>
            </w:r>
            <w:r w:rsidRPr="00B2009B">
              <w:rPr>
                <w:rFonts w:ascii="Arial" w:hAnsi="Arial" w:cs="Arial"/>
                <w:b/>
                <w:bCs/>
                <w:sz w:val="20"/>
                <w:szCs w:val="20"/>
              </w:rPr>
              <w:t>ommodation Induction Training</w:t>
            </w:r>
          </w:p>
        </w:tc>
        <w:tc>
          <w:tcPr>
            <w:tcW w:w="0" w:type="auto"/>
            <w:hideMark/>
          </w:tcPr>
          <w:p w14:paraId="361AA1AB" w14:textId="3B6484BF"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Orientation on workers’ accommodation rules, welfare facilities, hygiene, safety, SEAH/ GBV prevention, and grievance redres</w:t>
            </w:r>
            <w:r w:rsidR="0022532C" w:rsidRPr="00B2009B">
              <w:rPr>
                <w:rFonts w:ascii="Arial" w:hAnsi="Arial" w:cs="Arial"/>
                <w:sz w:val="20"/>
                <w:szCs w:val="20"/>
              </w:rPr>
              <w:t xml:space="preserve">s </w:t>
            </w:r>
            <w:r w:rsidRPr="00B2009B">
              <w:rPr>
                <w:rFonts w:ascii="Arial" w:hAnsi="Arial" w:cs="Arial"/>
                <w:sz w:val="20"/>
                <w:szCs w:val="20"/>
              </w:rPr>
              <w:t>mechanism.</w:t>
            </w:r>
          </w:p>
        </w:tc>
        <w:tc>
          <w:tcPr>
            <w:tcW w:w="0" w:type="auto"/>
            <w:hideMark/>
          </w:tcPr>
          <w:p w14:paraId="36B8DF35" w14:textId="77777777" w:rsidR="00711036" w:rsidRPr="00B2009B" w:rsidRDefault="00711036" w:rsidP="00B2009B">
            <w:pPr>
              <w:spacing w:line="276" w:lineRule="auto"/>
              <w:ind w:right="-36"/>
              <w:rPr>
                <w:rFonts w:ascii="Arial" w:hAnsi="Arial" w:cs="Arial"/>
                <w:sz w:val="20"/>
                <w:szCs w:val="20"/>
                <w:lang w:val="en-US"/>
              </w:rPr>
            </w:pPr>
            <w:r w:rsidRPr="00B2009B">
              <w:rPr>
                <w:rFonts w:ascii="Arial" w:hAnsi="Arial" w:cs="Arial"/>
                <w:sz w:val="20"/>
                <w:szCs w:val="20"/>
                <w:lang w:val="en-US"/>
              </w:rPr>
              <w:t>All new workers (contractor, subcontractor, security, maintenance).</w:t>
            </w:r>
          </w:p>
        </w:tc>
        <w:tc>
          <w:tcPr>
            <w:tcW w:w="0" w:type="auto"/>
            <w:hideMark/>
          </w:tcPr>
          <w:p w14:paraId="6D57D608" w14:textId="169B617D" w:rsidR="00711036" w:rsidRPr="00B2009B" w:rsidRDefault="0022532C" w:rsidP="00B2009B">
            <w:pPr>
              <w:spacing w:line="276" w:lineRule="auto"/>
              <w:ind w:right="-36"/>
              <w:rPr>
                <w:rFonts w:ascii="Arial" w:hAnsi="Arial" w:cs="Arial"/>
                <w:sz w:val="20"/>
                <w:szCs w:val="20"/>
              </w:rPr>
            </w:pPr>
            <w:r w:rsidRPr="00B2009B">
              <w:rPr>
                <w:rFonts w:ascii="Arial" w:hAnsi="Arial" w:cs="Arial"/>
                <w:sz w:val="20"/>
                <w:szCs w:val="20"/>
              </w:rPr>
              <w:t>E&amp;S specialist</w:t>
            </w:r>
            <w:r w:rsidR="00711036" w:rsidRPr="00B2009B">
              <w:rPr>
                <w:rFonts w:ascii="Arial" w:hAnsi="Arial" w:cs="Arial"/>
                <w:sz w:val="20"/>
                <w:szCs w:val="20"/>
              </w:rPr>
              <w:t xml:space="preserve"> </w:t>
            </w:r>
          </w:p>
        </w:tc>
        <w:tc>
          <w:tcPr>
            <w:tcW w:w="0" w:type="auto"/>
            <w:hideMark/>
          </w:tcPr>
          <w:p w14:paraId="5DBAF2AE"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Upon arrival (before occupancy)</w:t>
            </w:r>
          </w:p>
        </w:tc>
        <w:tc>
          <w:tcPr>
            <w:tcW w:w="1415" w:type="dxa"/>
            <w:hideMark/>
          </w:tcPr>
          <w:p w14:paraId="67FCEE20" w14:textId="77777777" w:rsidR="00711036" w:rsidRPr="00B2009B" w:rsidRDefault="00711036" w:rsidP="00B2009B">
            <w:pPr>
              <w:spacing w:line="276" w:lineRule="auto"/>
              <w:ind w:right="-36"/>
              <w:rPr>
                <w:rFonts w:ascii="Arial" w:hAnsi="Arial" w:cs="Arial"/>
                <w:sz w:val="20"/>
                <w:szCs w:val="20"/>
                <w:lang w:val="en-US"/>
              </w:rPr>
            </w:pPr>
            <w:r w:rsidRPr="00B2009B">
              <w:rPr>
                <w:rFonts w:ascii="Arial" w:hAnsi="Arial" w:cs="Arial"/>
                <w:sz w:val="20"/>
                <w:szCs w:val="20"/>
                <w:lang w:val="en-US"/>
              </w:rPr>
              <w:t>Attendance list, photos, signed induction form.</w:t>
            </w:r>
          </w:p>
        </w:tc>
      </w:tr>
      <w:tr w:rsidR="0022532C" w:rsidRPr="00B2009B" w14:paraId="01817221" w14:textId="77777777">
        <w:tc>
          <w:tcPr>
            <w:tcW w:w="0" w:type="auto"/>
            <w:hideMark/>
          </w:tcPr>
          <w:p w14:paraId="06886569"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2</w:t>
            </w:r>
          </w:p>
        </w:tc>
        <w:tc>
          <w:tcPr>
            <w:tcW w:w="0" w:type="auto"/>
            <w:hideMark/>
          </w:tcPr>
          <w:p w14:paraId="39A71562"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Personal Hygiene &amp; Sanitation Awareness</w:t>
            </w:r>
          </w:p>
        </w:tc>
        <w:tc>
          <w:tcPr>
            <w:tcW w:w="0" w:type="auto"/>
            <w:hideMark/>
          </w:tcPr>
          <w:p w14:paraId="59EC18D5"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Promote good hygiene, waste segregation, disease prevention, and cleanliness of living spaces.</w:t>
            </w:r>
          </w:p>
        </w:tc>
        <w:tc>
          <w:tcPr>
            <w:tcW w:w="0" w:type="auto"/>
            <w:hideMark/>
          </w:tcPr>
          <w:p w14:paraId="5181811D" w14:textId="37212AD6"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All</w:t>
            </w:r>
            <w:r w:rsidR="007105BF" w:rsidRPr="00B2009B">
              <w:rPr>
                <w:rFonts w:ascii="Arial" w:hAnsi="Arial" w:cs="Arial"/>
                <w:sz w:val="20"/>
                <w:szCs w:val="20"/>
              </w:rPr>
              <w:t xml:space="preserve"> </w:t>
            </w:r>
            <w:r w:rsidRPr="00B2009B">
              <w:rPr>
                <w:rFonts w:ascii="Arial" w:hAnsi="Arial" w:cs="Arial"/>
                <w:sz w:val="20"/>
                <w:szCs w:val="20"/>
              </w:rPr>
              <w:t>residents and housekeeping staff.</w:t>
            </w:r>
          </w:p>
        </w:tc>
        <w:tc>
          <w:tcPr>
            <w:tcW w:w="0" w:type="auto"/>
            <w:hideMark/>
          </w:tcPr>
          <w:p w14:paraId="7043184A" w14:textId="3ED1C4FF" w:rsidR="00711036" w:rsidRPr="00B2009B" w:rsidRDefault="0022532C" w:rsidP="00B2009B">
            <w:pPr>
              <w:spacing w:line="276" w:lineRule="auto"/>
              <w:ind w:right="-36"/>
              <w:rPr>
                <w:rFonts w:ascii="Arial" w:hAnsi="Arial" w:cs="Arial"/>
                <w:sz w:val="20"/>
                <w:szCs w:val="20"/>
              </w:rPr>
            </w:pPr>
            <w:r w:rsidRPr="00B2009B">
              <w:rPr>
                <w:rFonts w:ascii="Arial" w:hAnsi="Arial" w:cs="Arial"/>
                <w:sz w:val="20"/>
                <w:szCs w:val="20"/>
              </w:rPr>
              <w:t xml:space="preserve">E&amp;S specialist/ Camp manager </w:t>
            </w:r>
          </w:p>
        </w:tc>
        <w:tc>
          <w:tcPr>
            <w:tcW w:w="0" w:type="auto"/>
            <w:hideMark/>
          </w:tcPr>
          <w:p w14:paraId="5907B828"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Quarterly</w:t>
            </w:r>
          </w:p>
        </w:tc>
        <w:tc>
          <w:tcPr>
            <w:tcW w:w="1415" w:type="dxa"/>
            <w:hideMark/>
          </w:tcPr>
          <w:p w14:paraId="1830B851"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Training record sheet, posters, visual aids.</w:t>
            </w:r>
          </w:p>
        </w:tc>
      </w:tr>
      <w:tr w:rsidR="0022532C" w:rsidRPr="00B2009B" w14:paraId="429EC564" w14:textId="77777777">
        <w:tc>
          <w:tcPr>
            <w:tcW w:w="0" w:type="auto"/>
            <w:hideMark/>
          </w:tcPr>
          <w:p w14:paraId="614E02DF"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3</w:t>
            </w:r>
          </w:p>
        </w:tc>
        <w:tc>
          <w:tcPr>
            <w:tcW w:w="0" w:type="auto"/>
            <w:hideMark/>
          </w:tcPr>
          <w:p w14:paraId="08D11AF4"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Occupational Health &amp; Safety (OHS) Awareness</w:t>
            </w:r>
          </w:p>
        </w:tc>
        <w:tc>
          <w:tcPr>
            <w:tcW w:w="0" w:type="auto"/>
            <w:hideMark/>
          </w:tcPr>
          <w:p w14:paraId="5903B25E"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Basic safety practices in accommodation and work areas, accident prevention, PPE use, and reporting procedures.</w:t>
            </w:r>
          </w:p>
        </w:tc>
        <w:tc>
          <w:tcPr>
            <w:tcW w:w="0" w:type="auto"/>
            <w:hideMark/>
          </w:tcPr>
          <w:p w14:paraId="7DDEB508"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All workers and supervisors.</w:t>
            </w:r>
          </w:p>
        </w:tc>
        <w:tc>
          <w:tcPr>
            <w:tcW w:w="0" w:type="auto"/>
            <w:hideMark/>
          </w:tcPr>
          <w:p w14:paraId="63D401E5"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Safety Officer / ESHS Manager</w:t>
            </w:r>
          </w:p>
        </w:tc>
        <w:tc>
          <w:tcPr>
            <w:tcW w:w="0" w:type="auto"/>
            <w:hideMark/>
          </w:tcPr>
          <w:p w14:paraId="5759901F" w14:textId="7BC9B828" w:rsidR="00711036" w:rsidRPr="00B2009B" w:rsidRDefault="0022532C" w:rsidP="00B2009B">
            <w:pPr>
              <w:spacing w:line="276" w:lineRule="auto"/>
              <w:ind w:right="-36"/>
              <w:rPr>
                <w:rFonts w:ascii="Arial" w:hAnsi="Arial" w:cs="Arial"/>
                <w:sz w:val="20"/>
                <w:szCs w:val="20"/>
              </w:rPr>
            </w:pPr>
            <w:r w:rsidRPr="00B2009B">
              <w:rPr>
                <w:rFonts w:ascii="Arial" w:hAnsi="Arial" w:cs="Arial"/>
                <w:sz w:val="20"/>
                <w:szCs w:val="20"/>
              </w:rPr>
              <w:t>x</w:t>
            </w:r>
          </w:p>
        </w:tc>
        <w:tc>
          <w:tcPr>
            <w:tcW w:w="1415" w:type="dxa"/>
            <w:hideMark/>
          </w:tcPr>
          <w:p w14:paraId="21FADE9D"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Attendance sheet, quiz, OHS briefing log.</w:t>
            </w:r>
          </w:p>
        </w:tc>
      </w:tr>
      <w:tr w:rsidR="0022532C" w:rsidRPr="00B2009B" w14:paraId="1F77CD74" w14:textId="77777777">
        <w:tc>
          <w:tcPr>
            <w:tcW w:w="0" w:type="auto"/>
            <w:hideMark/>
          </w:tcPr>
          <w:p w14:paraId="5FFCF9A7"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4</w:t>
            </w:r>
          </w:p>
        </w:tc>
        <w:tc>
          <w:tcPr>
            <w:tcW w:w="0" w:type="auto"/>
            <w:hideMark/>
          </w:tcPr>
          <w:p w14:paraId="07027116"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Fire Safety and Emergency Response</w:t>
            </w:r>
          </w:p>
        </w:tc>
        <w:tc>
          <w:tcPr>
            <w:tcW w:w="0" w:type="auto"/>
            <w:hideMark/>
          </w:tcPr>
          <w:p w14:paraId="03B8FE4F"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Use of fire extinguishers, alarm response, evacuation routes, assembly points, and communication protocols.</w:t>
            </w:r>
          </w:p>
        </w:tc>
        <w:tc>
          <w:tcPr>
            <w:tcW w:w="0" w:type="auto"/>
            <w:hideMark/>
          </w:tcPr>
          <w:p w14:paraId="6B00E1B5" w14:textId="68459D7F"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 xml:space="preserve">All </w:t>
            </w:r>
            <w:r w:rsidR="0022532C" w:rsidRPr="00B2009B">
              <w:rPr>
                <w:rFonts w:ascii="Arial" w:hAnsi="Arial" w:cs="Arial"/>
                <w:sz w:val="20"/>
                <w:szCs w:val="20"/>
              </w:rPr>
              <w:t xml:space="preserve">residents </w:t>
            </w:r>
          </w:p>
        </w:tc>
        <w:tc>
          <w:tcPr>
            <w:tcW w:w="0" w:type="auto"/>
            <w:hideMark/>
          </w:tcPr>
          <w:p w14:paraId="1BDFC1C3" w14:textId="5D97ADB0"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 xml:space="preserve">Safety Officer </w:t>
            </w:r>
          </w:p>
        </w:tc>
        <w:tc>
          <w:tcPr>
            <w:tcW w:w="0" w:type="auto"/>
            <w:hideMark/>
          </w:tcPr>
          <w:p w14:paraId="7219039E" w14:textId="10128987" w:rsidR="00711036" w:rsidRPr="00B2009B" w:rsidRDefault="0022532C" w:rsidP="00B2009B">
            <w:pPr>
              <w:spacing w:line="276" w:lineRule="auto"/>
              <w:ind w:right="-36"/>
              <w:rPr>
                <w:rFonts w:ascii="Arial" w:hAnsi="Arial" w:cs="Arial"/>
                <w:sz w:val="20"/>
                <w:szCs w:val="20"/>
              </w:rPr>
            </w:pPr>
            <w:r w:rsidRPr="00B2009B">
              <w:rPr>
                <w:rFonts w:ascii="Arial" w:hAnsi="Arial" w:cs="Arial"/>
                <w:sz w:val="20"/>
                <w:szCs w:val="20"/>
              </w:rPr>
              <w:t>x</w:t>
            </w:r>
          </w:p>
        </w:tc>
        <w:tc>
          <w:tcPr>
            <w:tcW w:w="1415" w:type="dxa"/>
            <w:hideMark/>
          </w:tcPr>
          <w:p w14:paraId="44ACC3ED"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Drill report, attendance sheet, BOMBA coordination record.</w:t>
            </w:r>
          </w:p>
        </w:tc>
      </w:tr>
      <w:tr w:rsidR="0022532C" w:rsidRPr="00B2009B" w14:paraId="66402895" w14:textId="77777777">
        <w:tc>
          <w:tcPr>
            <w:tcW w:w="0" w:type="auto"/>
            <w:hideMark/>
          </w:tcPr>
          <w:p w14:paraId="5ED54437"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6</w:t>
            </w:r>
          </w:p>
        </w:tc>
        <w:tc>
          <w:tcPr>
            <w:tcW w:w="0" w:type="auto"/>
            <w:hideMark/>
          </w:tcPr>
          <w:p w14:paraId="36A6DEC7"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 xml:space="preserve">Gender-Based Violence (GBV) &amp; </w:t>
            </w:r>
            <w:r w:rsidRPr="00B2009B">
              <w:rPr>
                <w:rFonts w:ascii="Arial" w:hAnsi="Arial" w:cs="Arial"/>
                <w:b/>
                <w:bCs/>
                <w:sz w:val="20"/>
                <w:szCs w:val="20"/>
              </w:rPr>
              <w:lastRenderedPageBreak/>
              <w:t>Harassment Prevention</w:t>
            </w:r>
          </w:p>
        </w:tc>
        <w:tc>
          <w:tcPr>
            <w:tcW w:w="0" w:type="auto"/>
            <w:hideMark/>
          </w:tcPr>
          <w:p w14:paraId="3ABD483E" w14:textId="77777777" w:rsidR="00711036" w:rsidRPr="00B2009B" w:rsidRDefault="00711036" w:rsidP="00B2009B">
            <w:pPr>
              <w:spacing w:line="276" w:lineRule="auto"/>
              <w:ind w:right="-36"/>
              <w:rPr>
                <w:rFonts w:ascii="Arial" w:hAnsi="Arial" w:cs="Arial"/>
                <w:sz w:val="20"/>
                <w:szCs w:val="20"/>
                <w:lang w:val="en-US"/>
              </w:rPr>
            </w:pPr>
            <w:r w:rsidRPr="00B2009B">
              <w:rPr>
                <w:rFonts w:ascii="Arial" w:hAnsi="Arial" w:cs="Arial"/>
                <w:sz w:val="20"/>
                <w:szCs w:val="20"/>
                <w:lang w:val="en-US"/>
              </w:rPr>
              <w:lastRenderedPageBreak/>
              <w:t xml:space="preserve">Zero tolerance for GBV, worker rights, </w:t>
            </w:r>
            <w:r w:rsidRPr="00B2009B">
              <w:rPr>
                <w:rFonts w:ascii="Arial" w:hAnsi="Arial" w:cs="Arial"/>
                <w:sz w:val="20"/>
                <w:szCs w:val="20"/>
                <w:lang w:val="en-US"/>
              </w:rPr>
              <w:lastRenderedPageBreak/>
              <w:t>reporting and referral mechanisms, respect and equality.</w:t>
            </w:r>
          </w:p>
        </w:tc>
        <w:tc>
          <w:tcPr>
            <w:tcW w:w="0" w:type="auto"/>
            <w:hideMark/>
          </w:tcPr>
          <w:p w14:paraId="0A894519"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lastRenderedPageBreak/>
              <w:t xml:space="preserve">All workers, supervisors, </w:t>
            </w:r>
            <w:r w:rsidRPr="00B2009B">
              <w:rPr>
                <w:rFonts w:ascii="Arial" w:hAnsi="Arial" w:cs="Arial"/>
                <w:sz w:val="20"/>
                <w:szCs w:val="20"/>
              </w:rPr>
              <w:lastRenderedPageBreak/>
              <w:t>and security personnel.</w:t>
            </w:r>
          </w:p>
        </w:tc>
        <w:tc>
          <w:tcPr>
            <w:tcW w:w="0" w:type="auto"/>
            <w:hideMark/>
          </w:tcPr>
          <w:p w14:paraId="4F2C8A00"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lastRenderedPageBreak/>
              <w:t xml:space="preserve">Welfare Officer / ESHS </w:t>
            </w:r>
            <w:r w:rsidRPr="00B2009B">
              <w:rPr>
                <w:rFonts w:ascii="Arial" w:hAnsi="Arial" w:cs="Arial"/>
                <w:sz w:val="20"/>
                <w:szCs w:val="20"/>
              </w:rPr>
              <w:lastRenderedPageBreak/>
              <w:t>Manager / NGO Partner</w:t>
            </w:r>
          </w:p>
        </w:tc>
        <w:tc>
          <w:tcPr>
            <w:tcW w:w="0" w:type="auto"/>
            <w:hideMark/>
          </w:tcPr>
          <w:p w14:paraId="7AB70B7F"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lastRenderedPageBreak/>
              <w:t>Every 6 months</w:t>
            </w:r>
          </w:p>
        </w:tc>
        <w:tc>
          <w:tcPr>
            <w:tcW w:w="1415" w:type="dxa"/>
            <w:hideMark/>
          </w:tcPr>
          <w:p w14:paraId="5B40FDBF"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 xml:space="preserve">Attendance list, </w:t>
            </w:r>
            <w:r w:rsidRPr="00B2009B">
              <w:rPr>
                <w:rFonts w:ascii="Arial" w:hAnsi="Arial" w:cs="Arial"/>
                <w:sz w:val="20"/>
                <w:szCs w:val="20"/>
              </w:rPr>
              <w:lastRenderedPageBreak/>
              <w:t>awareness posters, GBV pledge forms.</w:t>
            </w:r>
          </w:p>
        </w:tc>
      </w:tr>
      <w:tr w:rsidR="0022532C" w:rsidRPr="00B2009B" w14:paraId="6106C498" w14:textId="77777777">
        <w:tc>
          <w:tcPr>
            <w:tcW w:w="0" w:type="auto"/>
            <w:hideMark/>
          </w:tcPr>
          <w:p w14:paraId="0805790D"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lastRenderedPageBreak/>
              <w:t>7</w:t>
            </w:r>
          </w:p>
        </w:tc>
        <w:tc>
          <w:tcPr>
            <w:tcW w:w="0" w:type="auto"/>
            <w:hideMark/>
          </w:tcPr>
          <w:p w14:paraId="5501A83C"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b/>
                <w:bCs/>
                <w:sz w:val="20"/>
                <w:szCs w:val="20"/>
              </w:rPr>
              <w:t>Grievance Handling and Conflict Resolution</w:t>
            </w:r>
          </w:p>
        </w:tc>
        <w:tc>
          <w:tcPr>
            <w:tcW w:w="0" w:type="auto"/>
            <w:hideMark/>
          </w:tcPr>
          <w:p w14:paraId="3B9FEEB2"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How to receive, record, and resolve grievances confidentially and effectively.</w:t>
            </w:r>
          </w:p>
        </w:tc>
        <w:tc>
          <w:tcPr>
            <w:tcW w:w="0" w:type="auto"/>
            <w:hideMark/>
          </w:tcPr>
          <w:p w14:paraId="019507E5" w14:textId="5A391D34" w:rsidR="00711036" w:rsidRPr="00B2009B" w:rsidRDefault="00436156" w:rsidP="00B2009B">
            <w:pPr>
              <w:spacing w:line="276" w:lineRule="auto"/>
              <w:ind w:right="-36"/>
              <w:rPr>
                <w:rFonts w:ascii="Arial" w:hAnsi="Arial" w:cs="Arial"/>
                <w:sz w:val="20"/>
                <w:szCs w:val="20"/>
              </w:rPr>
            </w:pPr>
            <w:r w:rsidRPr="00B2009B">
              <w:rPr>
                <w:rFonts w:ascii="Arial" w:hAnsi="Arial" w:cs="Arial"/>
                <w:sz w:val="20"/>
                <w:szCs w:val="20"/>
              </w:rPr>
              <w:t>Camp Manger</w:t>
            </w:r>
            <w:r w:rsidR="00711036" w:rsidRPr="00B2009B">
              <w:rPr>
                <w:rFonts w:ascii="Arial" w:hAnsi="Arial" w:cs="Arial"/>
                <w:sz w:val="20"/>
                <w:szCs w:val="20"/>
              </w:rPr>
              <w:t>.</w:t>
            </w:r>
          </w:p>
        </w:tc>
        <w:tc>
          <w:tcPr>
            <w:tcW w:w="0" w:type="auto"/>
            <w:hideMark/>
          </w:tcPr>
          <w:p w14:paraId="4D5C9EE1" w14:textId="74292FF3" w:rsidR="00711036" w:rsidRPr="00B2009B" w:rsidRDefault="00436156" w:rsidP="00B2009B">
            <w:pPr>
              <w:spacing w:line="276" w:lineRule="auto"/>
              <w:ind w:right="-36"/>
              <w:rPr>
                <w:rFonts w:ascii="Arial" w:hAnsi="Arial" w:cs="Arial"/>
                <w:sz w:val="20"/>
                <w:szCs w:val="20"/>
              </w:rPr>
            </w:pPr>
            <w:r w:rsidRPr="00B2009B">
              <w:rPr>
                <w:rFonts w:ascii="Arial" w:hAnsi="Arial" w:cs="Arial"/>
                <w:sz w:val="20"/>
                <w:szCs w:val="20"/>
              </w:rPr>
              <w:t>KEGOC E&amp;S</w:t>
            </w:r>
          </w:p>
        </w:tc>
        <w:tc>
          <w:tcPr>
            <w:tcW w:w="0" w:type="auto"/>
            <w:hideMark/>
          </w:tcPr>
          <w:p w14:paraId="7547EA8A"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Annually</w:t>
            </w:r>
          </w:p>
        </w:tc>
        <w:tc>
          <w:tcPr>
            <w:tcW w:w="1415" w:type="dxa"/>
            <w:hideMark/>
          </w:tcPr>
          <w:p w14:paraId="62FD9C67" w14:textId="77777777" w:rsidR="00711036" w:rsidRPr="00B2009B" w:rsidRDefault="00711036" w:rsidP="00B2009B">
            <w:pPr>
              <w:spacing w:line="276" w:lineRule="auto"/>
              <w:ind w:right="-36"/>
              <w:rPr>
                <w:rFonts w:ascii="Arial" w:hAnsi="Arial" w:cs="Arial"/>
                <w:sz w:val="20"/>
                <w:szCs w:val="20"/>
              </w:rPr>
            </w:pPr>
            <w:r w:rsidRPr="00B2009B">
              <w:rPr>
                <w:rFonts w:ascii="Arial" w:hAnsi="Arial" w:cs="Arial"/>
                <w:sz w:val="20"/>
                <w:szCs w:val="20"/>
              </w:rPr>
              <w:t>Grievance log review, training records.</w:t>
            </w:r>
          </w:p>
        </w:tc>
      </w:tr>
    </w:tbl>
    <w:p w14:paraId="41823D84" w14:textId="77777777" w:rsidR="00711036" w:rsidRPr="00B2009B" w:rsidRDefault="00711036" w:rsidP="00B2009B">
      <w:pPr>
        <w:pStyle w:val="BodyText"/>
        <w:spacing w:after="0"/>
        <w:ind w:left="360"/>
        <w:rPr>
          <w:rFonts w:ascii="Arial" w:hAnsi="Arial" w:cs="Arial"/>
          <w:sz w:val="20"/>
          <w:szCs w:val="20"/>
          <w:lang w:val="en-US"/>
        </w:rPr>
      </w:pPr>
    </w:p>
    <w:p w14:paraId="3BC82BA3" w14:textId="34EDF0F5" w:rsidR="00603C69" w:rsidRPr="00B2009B" w:rsidRDefault="00603C69" w:rsidP="00B2009B">
      <w:pPr>
        <w:keepNext/>
        <w:numPr>
          <w:ilvl w:val="0"/>
          <w:numId w:val="82"/>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33" w:name="_Toc215764741"/>
      <w:bookmarkStart w:id="34" w:name="_Toc215764786"/>
      <w:bookmarkStart w:id="35" w:name="_Toc215764751"/>
      <w:bookmarkStart w:id="36" w:name="_Toc215764796"/>
      <w:bookmarkStart w:id="37" w:name="_Toc215764799"/>
      <w:bookmarkEnd w:id="33"/>
      <w:bookmarkEnd w:id="34"/>
      <w:bookmarkEnd w:id="35"/>
      <w:bookmarkEnd w:id="36"/>
      <w:r w:rsidRPr="00B2009B">
        <w:rPr>
          <w:rFonts w:ascii="Arial" w:eastAsia="Times New Roman" w:hAnsi="Arial" w:cs="Arial"/>
          <w:b/>
          <w:bCs/>
          <w:kern w:val="0"/>
          <w:sz w:val="20"/>
          <w:szCs w:val="20"/>
          <w:lang w:val="en-GB" w:eastAsia="ru-RU"/>
          <w14:ligatures w14:val="none"/>
        </w:rPr>
        <w:t>DOCUMENTATION</w:t>
      </w:r>
      <w:bookmarkEnd w:id="37"/>
    </w:p>
    <w:p w14:paraId="5C4791DD" w14:textId="77777777" w:rsidR="00157A0F" w:rsidRPr="00B2009B" w:rsidRDefault="00157A0F" w:rsidP="00B2009B">
      <w:pPr>
        <w:numPr>
          <w:ilvl w:val="0"/>
          <w:numId w:val="77"/>
        </w:numPr>
        <w:spacing w:after="0" w:line="276" w:lineRule="auto"/>
        <w:ind w:right="260"/>
        <w:jc w:val="both"/>
        <w:rPr>
          <w:rFonts w:ascii="Arial" w:hAnsi="Arial" w:cs="Arial"/>
          <w:sz w:val="20"/>
          <w:szCs w:val="20"/>
          <w:lang w:val="en-US"/>
        </w:rPr>
      </w:pPr>
      <w:r w:rsidRPr="00B2009B">
        <w:rPr>
          <w:rFonts w:ascii="Arial" w:hAnsi="Arial" w:cs="Arial"/>
          <w:sz w:val="20"/>
          <w:szCs w:val="20"/>
          <w:lang w:val="en-US"/>
        </w:rPr>
        <w:t>Approved Worker Accommodation Plan;</w:t>
      </w:r>
    </w:p>
    <w:p w14:paraId="4A02E991" w14:textId="77777777" w:rsidR="00157A0F" w:rsidRPr="00B2009B" w:rsidRDefault="00157A0F" w:rsidP="00B2009B">
      <w:pPr>
        <w:numPr>
          <w:ilvl w:val="0"/>
          <w:numId w:val="77"/>
        </w:numPr>
        <w:spacing w:after="0" w:line="276" w:lineRule="auto"/>
        <w:ind w:right="260"/>
        <w:jc w:val="both"/>
        <w:rPr>
          <w:rFonts w:ascii="Arial" w:hAnsi="Arial" w:cs="Arial"/>
          <w:sz w:val="20"/>
          <w:szCs w:val="20"/>
          <w:lang w:val="en-US"/>
        </w:rPr>
      </w:pPr>
      <w:r w:rsidRPr="00B2009B">
        <w:rPr>
          <w:rFonts w:ascii="Arial" w:hAnsi="Arial" w:cs="Arial"/>
          <w:sz w:val="20"/>
          <w:szCs w:val="20"/>
          <w:lang w:val="en-US"/>
        </w:rPr>
        <w:t>Inspection and audit reports;</w:t>
      </w:r>
    </w:p>
    <w:p w14:paraId="34B96ED0" w14:textId="77777777" w:rsidR="00157A0F" w:rsidRPr="00B2009B" w:rsidRDefault="00157A0F" w:rsidP="00B2009B">
      <w:pPr>
        <w:numPr>
          <w:ilvl w:val="0"/>
          <w:numId w:val="77"/>
        </w:numPr>
        <w:spacing w:after="0" w:line="276" w:lineRule="auto"/>
        <w:ind w:right="260"/>
        <w:jc w:val="both"/>
        <w:rPr>
          <w:rFonts w:ascii="Arial" w:hAnsi="Arial" w:cs="Arial"/>
          <w:sz w:val="20"/>
          <w:szCs w:val="20"/>
          <w:lang w:val="en-US"/>
        </w:rPr>
      </w:pPr>
      <w:r w:rsidRPr="00B2009B">
        <w:rPr>
          <w:rFonts w:ascii="Arial" w:hAnsi="Arial" w:cs="Arial"/>
          <w:sz w:val="20"/>
          <w:szCs w:val="20"/>
          <w:lang w:val="en-US"/>
        </w:rPr>
        <w:t>Grievance log and records of corrective actions;</w:t>
      </w:r>
    </w:p>
    <w:p w14:paraId="4AA5A775" w14:textId="5E218D0F" w:rsidR="00603C69" w:rsidRPr="00B2009B" w:rsidRDefault="00157A0F" w:rsidP="00B2009B">
      <w:pPr>
        <w:numPr>
          <w:ilvl w:val="0"/>
          <w:numId w:val="77"/>
        </w:numPr>
        <w:spacing w:after="0" w:line="276" w:lineRule="auto"/>
        <w:ind w:right="260"/>
        <w:jc w:val="both"/>
        <w:rPr>
          <w:rFonts w:ascii="Arial" w:hAnsi="Arial" w:cs="Arial"/>
          <w:sz w:val="20"/>
          <w:szCs w:val="20"/>
          <w:lang w:val="en-US"/>
        </w:rPr>
      </w:pPr>
      <w:r w:rsidRPr="00B2009B">
        <w:rPr>
          <w:rFonts w:ascii="Arial" w:hAnsi="Arial" w:cs="Arial"/>
          <w:sz w:val="20"/>
          <w:szCs w:val="20"/>
          <w:lang w:val="en-US"/>
        </w:rPr>
        <w:t>Information sheets, instructions, and training materials</w:t>
      </w:r>
      <w:r w:rsidR="00603C69" w:rsidRPr="00B2009B">
        <w:rPr>
          <w:rFonts w:ascii="Arial" w:hAnsi="Arial" w:cs="Arial"/>
          <w:sz w:val="20"/>
          <w:szCs w:val="20"/>
          <w:lang w:val="en-US"/>
        </w:rPr>
        <w:t>.</w:t>
      </w:r>
    </w:p>
    <w:p w14:paraId="53671BDB" w14:textId="77777777" w:rsidR="00136586" w:rsidRPr="00B2009B" w:rsidRDefault="00136586" w:rsidP="00B2009B">
      <w:pPr>
        <w:spacing w:after="0" w:line="240" w:lineRule="auto"/>
        <w:ind w:left="720"/>
        <w:rPr>
          <w:rFonts w:ascii="Arial" w:eastAsia="Times New Roman" w:hAnsi="Arial" w:cs="Arial"/>
          <w:kern w:val="0"/>
          <w:sz w:val="20"/>
          <w:szCs w:val="20"/>
          <w:lang w:val="en-GB" w:eastAsia="ru-RU"/>
          <w14:ligatures w14:val="none"/>
        </w:rPr>
      </w:pPr>
    </w:p>
    <w:p w14:paraId="50161FD9" w14:textId="14642652" w:rsidR="00603C69" w:rsidRPr="00B2009B" w:rsidRDefault="00E0651C" w:rsidP="00B2009B">
      <w:pPr>
        <w:keepNext/>
        <w:numPr>
          <w:ilvl w:val="0"/>
          <w:numId w:val="82"/>
        </w:numPr>
        <w:spacing w:after="0" w:line="240" w:lineRule="auto"/>
        <w:ind w:left="709" w:hanging="709"/>
        <w:outlineLvl w:val="2"/>
        <w:rPr>
          <w:rFonts w:ascii="Arial" w:eastAsia="Times New Roman" w:hAnsi="Arial" w:cs="Arial"/>
          <w:b/>
          <w:bCs/>
          <w:kern w:val="0"/>
          <w:sz w:val="20"/>
          <w:szCs w:val="20"/>
          <w:lang w:val="en-GB" w:eastAsia="ru-RU"/>
          <w14:ligatures w14:val="none"/>
        </w:rPr>
      </w:pPr>
      <w:bookmarkStart w:id="38" w:name="_Toc215764800"/>
      <w:r w:rsidRPr="00B2009B">
        <w:rPr>
          <w:rFonts w:ascii="Arial" w:eastAsia="Times New Roman" w:hAnsi="Arial" w:cs="Arial"/>
          <w:b/>
          <w:bCs/>
          <w:kern w:val="0"/>
          <w:sz w:val="20"/>
          <w:szCs w:val="20"/>
          <w:lang w:val="en-GB" w:eastAsia="ru-RU"/>
          <w14:ligatures w14:val="none"/>
        </w:rPr>
        <w:t>REVISION</w:t>
      </w:r>
      <w:bookmarkEnd w:id="38"/>
    </w:p>
    <w:p w14:paraId="4EC7F874" w14:textId="08CC9CB8" w:rsidR="00CD48D7" w:rsidRPr="00B2009B" w:rsidRDefault="00CD48D7" w:rsidP="00B2009B">
      <w:pPr>
        <w:spacing w:after="0" w:line="240" w:lineRule="auto"/>
        <w:rPr>
          <w:rFonts w:ascii="Arial" w:eastAsia="Times New Roman" w:hAnsi="Arial" w:cs="Arial"/>
          <w:kern w:val="0"/>
          <w:sz w:val="20"/>
          <w:szCs w:val="20"/>
          <w:lang w:val="en-GB"/>
          <w14:ligatures w14:val="none"/>
        </w:rPr>
      </w:pPr>
      <w:r w:rsidRPr="00B2009B">
        <w:rPr>
          <w:rFonts w:ascii="Arial" w:eastAsia="Times New Roman" w:hAnsi="Arial" w:cs="Arial"/>
          <w:kern w:val="0"/>
          <w:sz w:val="20"/>
          <w:szCs w:val="20"/>
          <w:lang w:val="en-GB"/>
          <w14:ligatures w14:val="none"/>
        </w:rPr>
        <w:t>The Worker Camp Management Plan will be reviewed annually, and whenever there is a significant change in project or site conditions, such as</w:t>
      </w:r>
      <w:r w:rsidR="006A52AC" w:rsidRPr="00B2009B">
        <w:rPr>
          <w:rFonts w:ascii="Arial" w:eastAsia="Times New Roman" w:hAnsi="Arial" w:cs="Arial"/>
          <w:kern w:val="0"/>
          <w:sz w:val="20"/>
          <w:szCs w:val="20"/>
          <w:lang w:val="en-GB"/>
          <w14:ligatures w14:val="none"/>
        </w:rPr>
        <w:t xml:space="preserve"> </w:t>
      </w:r>
      <w:r w:rsidRPr="00B2009B">
        <w:rPr>
          <w:rFonts w:ascii="Arial" w:eastAsia="Times New Roman" w:hAnsi="Arial" w:cs="Arial"/>
          <w:kern w:val="0"/>
          <w:sz w:val="20"/>
          <w:szCs w:val="20"/>
          <w:lang w:val="en-GB"/>
          <w14:ligatures w14:val="none"/>
        </w:rPr>
        <w:t>the number of wo</w:t>
      </w:r>
      <w:r w:rsidR="00841C58" w:rsidRPr="00B2009B">
        <w:rPr>
          <w:rFonts w:ascii="Arial" w:eastAsia="Times New Roman" w:hAnsi="Arial" w:cs="Arial"/>
          <w:kern w:val="0"/>
          <w:sz w:val="20"/>
          <w:szCs w:val="20"/>
          <w:lang w:val="en-GB"/>
          <w14:ligatures w14:val="none"/>
        </w:rPr>
        <w:t>r</w:t>
      </w:r>
      <w:r w:rsidRPr="00B2009B">
        <w:rPr>
          <w:rFonts w:ascii="Arial" w:eastAsia="Times New Roman" w:hAnsi="Arial" w:cs="Arial"/>
          <w:kern w:val="0"/>
          <w:sz w:val="20"/>
          <w:szCs w:val="20"/>
          <w:lang w:val="en-GB"/>
          <w14:ligatures w14:val="none"/>
        </w:rPr>
        <w:t>kers at camps, or when it is determined that any mitigation measure may be insufficient to achieve its purpose.</w:t>
      </w:r>
    </w:p>
    <w:p w14:paraId="156670CC" w14:textId="77777777" w:rsidR="00136586" w:rsidRPr="00B2009B" w:rsidRDefault="00136586" w:rsidP="00B2009B">
      <w:pPr>
        <w:spacing w:after="0" w:line="240" w:lineRule="auto"/>
        <w:rPr>
          <w:rFonts w:ascii="Arial" w:eastAsia="Times New Roman" w:hAnsi="Arial" w:cs="Arial"/>
          <w:kern w:val="0"/>
          <w:sz w:val="20"/>
          <w:szCs w:val="20"/>
          <w:lang w:val="en-GB"/>
          <w14:ligatures w14:val="none"/>
        </w:rPr>
      </w:pPr>
    </w:p>
    <w:p w14:paraId="7BD0BAB2" w14:textId="2A3B847F" w:rsidR="00603C69" w:rsidRPr="00B2009B" w:rsidRDefault="00603C69" w:rsidP="00B2009B">
      <w:pPr>
        <w:keepNext/>
        <w:spacing w:after="0" w:line="240" w:lineRule="auto"/>
        <w:outlineLvl w:val="2"/>
        <w:rPr>
          <w:rFonts w:ascii="Arial" w:eastAsia="Times New Roman" w:hAnsi="Arial" w:cs="Arial"/>
          <w:b/>
          <w:bCs/>
          <w:kern w:val="0"/>
          <w:sz w:val="20"/>
          <w:szCs w:val="20"/>
          <w:lang w:val="en-GB" w:eastAsia="ru-RU"/>
          <w14:ligatures w14:val="none"/>
        </w:rPr>
      </w:pPr>
      <w:bookmarkStart w:id="39" w:name="_Toc215764801"/>
      <w:r w:rsidRPr="00B2009B">
        <w:rPr>
          <w:rFonts w:ascii="Arial" w:eastAsia="Times New Roman" w:hAnsi="Arial" w:cs="Arial"/>
          <w:b/>
          <w:bCs/>
          <w:kern w:val="0"/>
          <w:sz w:val="20"/>
          <w:szCs w:val="20"/>
          <w:lang w:val="en-GB" w:eastAsia="ru-RU"/>
          <w14:ligatures w14:val="none"/>
        </w:rPr>
        <w:t>APPENDICES</w:t>
      </w:r>
      <w:bookmarkEnd w:id="39"/>
      <w:r w:rsidR="00CD48D7" w:rsidRPr="00B2009B">
        <w:rPr>
          <w:rFonts w:ascii="Arial" w:eastAsia="Times New Roman" w:hAnsi="Arial" w:cs="Arial"/>
          <w:b/>
          <w:bCs/>
          <w:kern w:val="0"/>
          <w:sz w:val="20"/>
          <w:szCs w:val="20"/>
          <w:lang w:val="en-GB" w:eastAsia="ru-RU"/>
          <w14:ligatures w14:val="none"/>
        </w:rPr>
        <w:t xml:space="preserve"> </w:t>
      </w:r>
    </w:p>
    <w:p w14:paraId="27BEC2F2" w14:textId="77777777" w:rsidR="006A52AC" w:rsidRPr="00B2009B" w:rsidRDefault="006A52AC" w:rsidP="00B2009B">
      <w:pPr>
        <w:spacing w:after="0"/>
        <w:rPr>
          <w:rFonts w:ascii="Arial" w:hAnsi="Arial" w:cs="Arial"/>
          <w:kern w:val="0"/>
          <w:sz w:val="20"/>
          <w:szCs w:val="20"/>
          <w:lang w:val="en-GB"/>
        </w:rPr>
      </w:pPr>
    </w:p>
    <w:p w14:paraId="6F247592" w14:textId="77777777" w:rsidR="006F2052" w:rsidRPr="00B2009B" w:rsidRDefault="006F2052" w:rsidP="00B2009B">
      <w:pPr>
        <w:spacing w:after="0"/>
        <w:rPr>
          <w:rFonts w:ascii="Arial" w:hAnsi="Arial" w:cs="Arial"/>
          <w:kern w:val="0"/>
          <w:sz w:val="20"/>
          <w:szCs w:val="20"/>
          <w:lang w:val="en-GB"/>
        </w:rPr>
      </w:pPr>
    </w:p>
    <w:p w14:paraId="705AC5AF" w14:textId="77777777" w:rsidR="006F2052" w:rsidRPr="00B2009B" w:rsidRDefault="006F2052" w:rsidP="00B2009B">
      <w:pPr>
        <w:spacing w:after="0"/>
        <w:rPr>
          <w:rFonts w:ascii="Arial" w:hAnsi="Arial" w:cs="Arial"/>
          <w:kern w:val="0"/>
          <w:sz w:val="20"/>
          <w:szCs w:val="20"/>
          <w:lang w:val="en-GB"/>
        </w:rPr>
      </w:pPr>
    </w:p>
    <w:p w14:paraId="10130BFC" w14:textId="77777777" w:rsidR="00423786" w:rsidRPr="00B2009B" w:rsidRDefault="00423786" w:rsidP="00B2009B">
      <w:pPr>
        <w:tabs>
          <w:tab w:val="left" w:pos="1060"/>
        </w:tabs>
        <w:spacing w:after="0"/>
        <w:ind w:right="-36"/>
        <w:rPr>
          <w:rFonts w:ascii="Arial" w:hAnsi="Arial" w:cs="Arial"/>
          <w:b/>
          <w:bCs/>
          <w:sz w:val="20"/>
          <w:szCs w:val="20"/>
        </w:rPr>
        <w:sectPr w:rsidR="00423786" w:rsidRPr="00B2009B" w:rsidSect="00423786">
          <w:pgSz w:w="11906" w:h="16838"/>
          <w:pgMar w:top="720" w:right="1016" w:bottom="720" w:left="720" w:header="624" w:footer="708" w:gutter="0"/>
          <w:cols w:space="708"/>
          <w:docGrid w:linePitch="360"/>
        </w:sectPr>
      </w:pPr>
    </w:p>
    <w:p w14:paraId="32228399" w14:textId="1C116E55" w:rsidR="006A52AC" w:rsidRPr="00B2009B" w:rsidRDefault="006A52AC" w:rsidP="00B2009B">
      <w:pPr>
        <w:spacing w:after="0" w:line="240" w:lineRule="auto"/>
        <w:ind w:left="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lastRenderedPageBreak/>
        <w:t xml:space="preserve">Appendix 1- </w:t>
      </w:r>
      <w:r w:rsidR="00E60A95" w:rsidRPr="00B2009B">
        <w:rPr>
          <w:rFonts w:ascii="Arial" w:eastAsia="Times New Roman" w:hAnsi="Arial" w:cs="Arial"/>
          <w:b/>
          <w:bCs/>
          <w:kern w:val="0"/>
          <w:sz w:val="20"/>
          <w:szCs w:val="20"/>
          <w:lang w:val="en-GB" w:eastAsia="ru-RU"/>
          <w14:ligatures w14:val="none"/>
        </w:rPr>
        <w:t xml:space="preserve">Worker </w:t>
      </w:r>
      <w:r w:rsidRPr="00B2009B">
        <w:rPr>
          <w:rFonts w:ascii="Arial" w:eastAsia="Times New Roman" w:hAnsi="Arial" w:cs="Arial"/>
          <w:b/>
          <w:bCs/>
          <w:kern w:val="0"/>
          <w:sz w:val="20"/>
          <w:szCs w:val="20"/>
          <w:lang w:val="en-GB" w:eastAsia="ru-RU"/>
          <w14:ligatures w14:val="none"/>
        </w:rPr>
        <w:t>Accommodation Building Design Checklist</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5709"/>
        <w:gridCol w:w="1134"/>
        <w:gridCol w:w="1109"/>
        <w:gridCol w:w="1960"/>
      </w:tblGrid>
      <w:tr w:rsidR="006A52AC" w:rsidRPr="00B2009B" w14:paraId="4B205302" w14:textId="77777777" w:rsidTr="00E7089D">
        <w:trPr>
          <w:trHeight w:val="70"/>
          <w:tblHeader/>
          <w:jc w:val="center"/>
        </w:trPr>
        <w:tc>
          <w:tcPr>
            <w:tcW w:w="715" w:type="dxa"/>
            <w:vMerge w:val="restart"/>
            <w:tcBorders>
              <w:top w:val="single" w:sz="4" w:space="0" w:color="auto"/>
              <w:left w:val="single" w:sz="4" w:space="0" w:color="auto"/>
              <w:bottom w:val="single" w:sz="4" w:space="0" w:color="auto"/>
              <w:right w:val="single" w:sz="4" w:space="0" w:color="auto"/>
            </w:tcBorders>
            <w:vAlign w:val="center"/>
            <w:hideMark/>
          </w:tcPr>
          <w:p w14:paraId="711F62EA" w14:textId="77777777" w:rsidR="006A52AC" w:rsidRPr="00B2009B" w:rsidRDefault="006A52AC" w:rsidP="00B2009B">
            <w:pPr>
              <w:spacing w:after="0"/>
              <w:jc w:val="center"/>
              <w:rPr>
                <w:rFonts w:ascii="Arial" w:eastAsia="SimSun" w:hAnsi="Arial" w:cs="Arial"/>
                <w:b/>
                <w:sz w:val="20"/>
                <w:szCs w:val="20"/>
                <w:lang w:val="en-GB"/>
              </w:rPr>
            </w:pPr>
            <w:r w:rsidRPr="00B2009B">
              <w:rPr>
                <w:rFonts w:ascii="Arial" w:hAnsi="Arial" w:cs="Arial"/>
                <w:b/>
                <w:sz w:val="20"/>
                <w:szCs w:val="20"/>
                <w:lang w:val="en-GB"/>
              </w:rPr>
              <w:t>SR. NO.</w:t>
            </w:r>
          </w:p>
        </w:tc>
        <w:tc>
          <w:tcPr>
            <w:tcW w:w="5709" w:type="dxa"/>
            <w:vMerge w:val="restart"/>
            <w:tcBorders>
              <w:top w:val="single" w:sz="4" w:space="0" w:color="auto"/>
              <w:left w:val="single" w:sz="4" w:space="0" w:color="auto"/>
              <w:bottom w:val="single" w:sz="4" w:space="0" w:color="auto"/>
              <w:right w:val="single" w:sz="4" w:space="0" w:color="auto"/>
            </w:tcBorders>
            <w:vAlign w:val="center"/>
            <w:hideMark/>
          </w:tcPr>
          <w:p w14:paraId="5C229F25" w14:textId="77777777" w:rsidR="006A52AC" w:rsidRPr="00B2009B" w:rsidRDefault="006A52AC" w:rsidP="00B2009B">
            <w:pPr>
              <w:spacing w:after="0"/>
              <w:jc w:val="center"/>
              <w:rPr>
                <w:rFonts w:ascii="Arial" w:hAnsi="Arial" w:cs="Arial"/>
                <w:b/>
                <w:sz w:val="20"/>
                <w:szCs w:val="20"/>
                <w:lang w:val="en-GB"/>
              </w:rPr>
            </w:pPr>
            <w:r w:rsidRPr="00B2009B">
              <w:rPr>
                <w:rFonts w:ascii="Arial" w:hAnsi="Arial" w:cs="Arial"/>
                <w:b/>
                <w:sz w:val="20"/>
                <w:szCs w:val="20"/>
                <w:lang w:val="en-GB"/>
              </w:rPr>
              <w:t>DESCRIPTION</w:t>
            </w:r>
          </w:p>
        </w:tc>
        <w:tc>
          <w:tcPr>
            <w:tcW w:w="2243" w:type="dxa"/>
            <w:gridSpan w:val="2"/>
            <w:tcBorders>
              <w:top w:val="single" w:sz="4" w:space="0" w:color="auto"/>
              <w:left w:val="single" w:sz="4" w:space="0" w:color="auto"/>
              <w:bottom w:val="single" w:sz="4" w:space="0" w:color="auto"/>
              <w:right w:val="single" w:sz="4" w:space="0" w:color="auto"/>
            </w:tcBorders>
            <w:vAlign w:val="center"/>
            <w:hideMark/>
          </w:tcPr>
          <w:p w14:paraId="37403D1D" w14:textId="77777777" w:rsidR="006A52AC" w:rsidRPr="00B2009B" w:rsidRDefault="006A52AC" w:rsidP="00B2009B">
            <w:pPr>
              <w:spacing w:after="0"/>
              <w:jc w:val="center"/>
              <w:rPr>
                <w:rFonts w:ascii="Arial" w:hAnsi="Arial" w:cs="Arial"/>
                <w:b/>
                <w:sz w:val="20"/>
                <w:szCs w:val="20"/>
                <w:lang w:val="en-GB"/>
              </w:rPr>
            </w:pPr>
            <w:r w:rsidRPr="00B2009B">
              <w:rPr>
                <w:rFonts w:ascii="Arial" w:hAnsi="Arial" w:cs="Arial"/>
                <w:b/>
                <w:sz w:val="20"/>
                <w:szCs w:val="20"/>
                <w:lang w:val="en-GB"/>
              </w:rPr>
              <w:t>STATUS</w:t>
            </w:r>
          </w:p>
        </w:tc>
        <w:tc>
          <w:tcPr>
            <w:tcW w:w="1960" w:type="dxa"/>
            <w:vMerge w:val="restart"/>
            <w:tcBorders>
              <w:top w:val="single" w:sz="4" w:space="0" w:color="auto"/>
              <w:left w:val="single" w:sz="4" w:space="0" w:color="auto"/>
              <w:bottom w:val="single" w:sz="4" w:space="0" w:color="auto"/>
              <w:right w:val="single" w:sz="4" w:space="0" w:color="auto"/>
            </w:tcBorders>
            <w:vAlign w:val="center"/>
            <w:hideMark/>
          </w:tcPr>
          <w:p w14:paraId="36753FE0" w14:textId="77777777" w:rsidR="006A52AC" w:rsidRPr="00B2009B" w:rsidRDefault="006A52AC" w:rsidP="00B2009B">
            <w:pPr>
              <w:spacing w:after="0"/>
              <w:jc w:val="center"/>
              <w:rPr>
                <w:rFonts w:ascii="Arial" w:hAnsi="Arial" w:cs="Arial"/>
                <w:b/>
                <w:sz w:val="20"/>
                <w:szCs w:val="20"/>
                <w:lang w:val="en-GB"/>
              </w:rPr>
            </w:pPr>
            <w:r w:rsidRPr="00B2009B">
              <w:rPr>
                <w:rFonts w:ascii="Arial" w:hAnsi="Arial" w:cs="Arial"/>
                <w:b/>
                <w:sz w:val="20"/>
                <w:szCs w:val="20"/>
                <w:lang w:val="en-GB"/>
              </w:rPr>
              <w:t>REMARKS</w:t>
            </w:r>
          </w:p>
        </w:tc>
      </w:tr>
      <w:tr w:rsidR="006A52AC" w:rsidRPr="00B2009B" w14:paraId="7D4A6580" w14:textId="77777777" w:rsidTr="00E7089D">
        <w:trPr>
          <w:trHeight w:val="70"/>
          <w:jc w:val="center"/>
        </w:trPr>
        <w:tc>
          <w:tcPr>
            <w:tcW w:w="715" w:type="dxa"/>
            <w:vMerge/>
            <w:vAlign w:val="center"/>
            <w:hideMark/>
          </w:tcPr>
          <w:p w14:paraId="321D5D60" w14:textId="77777777" w:rsidR="006A52AC" w:rsidRPr="00B2009B" w:rsidRDefault="006A52AC" w:rsidP="00B2009B">
            <w:pPr>
              <w:spacing w:after="0" w:line="240" w:lineRule="auto"/>
              <w:rPr>
                <w:rFonts w:ascii="Arial" w:eastAsia="SimSun" w:hAnsi="Arial" w:cs="Arial"/>
                <w:b/>
                <w:sz w:val="20"/>
                <w:szCs w:val="20"/>
                <w:lang w:val="en-GB"/>
              </w:rPr>
            </w:pPr>
          </w:p>
        </w:tc>
        <w:tc>
          <w:tcPr>
            <w:tcW w:w="5709" w:type="dxa"/>
            <w:vMerge/>
            <w:vAlign w:val="center"/>
            <w:hideMark/>
          </w:tcPr>
          <w:p w14:paraId="2B940A10" w14:textId="77777777" w:rsidR="006A52AC" w:rsidRPr="00B2009B" w:rsidRDefault="006A52AC" w:rsidP="00B2009B">
            <w:pPr>
              <w:spacing w:after="0" w:line="240" w:lineRule="auto"/>
              <w:rPr>
                <w:rFonts w:ascii="Arial" w:hAnsi="Arial" w:cs="Arial"/>
                <w:b/>
                <w:sz w:val="20"/>
                <w:szCs w:val="20"/>
                <w:lang w:val="en-GB"/>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952C7A6" w14:textId="77777777" w:rsidR="006A52AC" w:rsidRPr="00B2009B" w:rsidRDefault="006A52AC" w:rsidP="00B2009B">
            <w:pPr>
              <w:spacing w:after="0"/>
              <w:jc w:val="center"/>
              <w:rPr>
                <w:rFonts w:ascii="Arial" w:hAnsi="Arial" w:cs="Arial"/>
                <w:b/>
                <w:sz w:val="20"/>
                <w:szCs w:val="20"/>
                <w:lang w:val="en-GB"/>
              </w:rPr>
            </w:pPr>
            <w:r w:rsidRPr="00B2009B">
              <w:rPr>
                <w:rFonts w:ascii="Arial" w:hAnsi="Arial" w:cs="Arial"/>
                <w:b/>
                <w:sz w:val="20"/>
                <w:szCs w:val="20"/>
                <w:lang w:val="en-GB"/>
              </w:rPr>
              <w:t>YES</w:t>
            </w:r>
          </w:p>
        </w:tc>
        <w:tc>
          <w:tcPr>
            <w:tcW w:w="1109" w:type="dxa"/>
            <w:tcBorders>
              <w:top w:val="single" w:sz="4" w:space="0" w:color="auto"/>
              <w:left w:val="single" w:sz="4" w:space="0" w:color="auto"/>
              <w:bottom w:val="single" w:sz="4" w:space="0" w:color="auto"/>
              <w:right w:val="single" w:sz="4" w:space="0" w:color="auto"/>
            </w:tcBorders>
            <w:vAlign w:val="center"/>
            <w:hideMark/>
          </w:tcPr>
          <w:p w14:paraId="27C22238" w14:textId="77777777" w:rsidR="006A52AC" w:rsidRPr="00B2009B" w:rsidRDefault="006A52AC" w:rsidP="00B2009B">
            <w:pPr>
              <w:spacing w:after="0"/>
              <w:jc w:val="center"/>
              <w:rPr>
                <w:rFonts w:ascii="Arial" w:hAnsi="Arial" w:cs="Arial"/>
                <w:b/>
                <w:sz w:val="20"/>
                <w:szCs w:val="20"/>
                <w:lang w:val="en-GB"/>
              </w:rPr>
            </w:pPr>
            <w:r w:rsidRPr="00B2009B">
              <w:rPr>
                <w:rFonts w:ascii="Arial" w:hAnsi="Arial" w:cs="Arial"/>
                <w:b/>
                <w:sz w:val="20"/>
                <w:szCs w:val="20"/>
                <w:lang w:val="en-GB"/>
              </w:rPr>
              <w:t>NO</w:t>
            </w:r>
          </w:p>
        </w:tc>
        <w:tc>
          <w:tcPr>
            <w:tcW w:w="1960" w:type="dxa"/>
            <w:vMerge/>
            <w:vAlign w:val="center"/>
            <w:hideMark/>
          </w:tcPr>
          <w:p w14:paraId="5DA77BEF" w14:textId="77777777" w:rsidR="006A52AC" w:rsidRPr="00B2009B" w:rsidRDefault="006A52AC" w:rsidP="00B2009B">
            <w:pPr>
              <w:spacing w:after="0" w:line="240" w:lineRule="auto"/>
              <w:rPr>
                <w:rFonts w:ascii="Arial" w:hAnsi="Arial" w:cs="Arial"/>
                <w:b/>
                <w:sz w:val="20"/>
                <w:szCs w:val="20"/>
                <w:lang w:val="en-GB"/>
              </w:rPr>
            </w:pPr>
          </w:p>
        </w:tc>
      </w:tr>
      <w:tr w:rsidR="006A52AC" w:rsidRPr="00B2009B" w14:paraId="55108240" w14:textId="77777777" w:rsidTr="00E7089D">
        <w:trPr>
          <w:trHeight w:val="233"/>
          <w:jc w:val="center"/>
        </w:trPr>
        <w:tc>
          <w:tcPr>
            <w:tcW w:w="715" w:type="dxa"/>
            <w:tcBorders>
              <w:top w:val="single" w:sz="4" w:space="0" w:color="auto"/>
              <w:left w:val="single" w:sz="4" w:space="0" w:color="auto"/>
              <w:bottom w:val="single" w:sz="4" w:space="0" w:color="auto"/>
              <w:right w:val="single" w:sz="4" w:space="0" w:color="auto"/>
            </w:tcBorders>
            <w:vAlign w:val="center"/>
          </w:tcPr>
          <w:p w14:paraId="2A24CBFF"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60B2D013" w14:textId="77777777" w:rsidR="006A52AC" w:rsidRPr="00B2009B" w:rsidRDefault="006A52AC" w:rsidP="00B2009B">
            <w:pPr>
              <w:autoSpaceDE w:val="0"/>
              <w:autoSpaceDN w:val="0"/>
              <w:adjustRightInd w:val="0"/>
              <w:spacing w:after="0"/>
              <w:rPr>
                <w:rFonts w:ascii="Arial" w:hAnsi="Arial" w:cs="Arial"/>
                <w:sz w:val="20"/>
                <w:szCs w:val="20"/>
                <w:lang w:val="en-GB"/>
              </w:rPr>
            </w:pPr>
            <w:r w:rsidRPr="00B2009B">
              <w:rPr>
                <w:rFonts w:ascii="Arial" w:hAnsi="Arial" w:cs="Arial"/>
                <w:sz w:val="20"/>
                <w:szCs w:val="20"/>
                <w:lang w:val="en-GB"/>
              </w:rPr>
              <w:t xml:space="preserve">Is the location of operation and accommodation facilities designed to avoid flooding or other natural hazards? </w:t>
            </w:r>
          </w:p>
        </w:tc>
        <w:tc>
          <w:tcPr>
            <w:tcW w:w="1134" w:type="dxa"/>
            <w:tcBorders>
              <w:top w:val="single" w:sz="4" w:space="0" w:color="auto"/>
              <w:left w:val="single" w:sz="4" w:space="0" w:color="auto"/>
              <w:bottom w:val="single" w:sz="4" w:space="0" w:color="auto"/>
              <w:right w:val="single" w:sz="4" w:space="0" w:color="auto"/>
            </w:tcBorders>
          </w:tcPr>
          <w:p w14:paraId="46E54BF5" w14:textId="77777777" w:rsidR="006A52AC" w:rsidRPr="00B2009B" w:rsidRDefault="006A52AC" w:rsidP="00B2009B">
            <w:pPr>
              <w:autoSpaceDE w:val="0"/>
              <w:autoSpaceDN w:val="0"/>
              <w:adjustRightInd w:val="0"/>
              <w:spacing w:after="0"/>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tcPr>
          <w:p w14:paraId="659FD4C9" w14:textId="77777777" w:rsidR="006A52AC" w:rsidRPr="00B2009B" w:rsidRDefault="006A52AC" w:rsidP="00B2009B">
            <w:pPr>
              <w:autoSpaceDE w:val="0"/>
              <w:autoSpaceDN w:val="0"/>
              <w:adjustRightInd w:val="0"/>
              <w:spacing w:after="0"/>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tcPr>
          <w:p w14:paraId="3FB31A9B" w14:textId="77777777" w:rsidR="006A52AC" w:rsidRPr="00B2009B" w:rsidRDefault="006A52AC" w:rsidP="00B2009B">
            <w:pPr>
              <w:autoSpaceDE w:val="0"/>
              <w:autoSpaceDN w:val="0"/>
              <w:adjustRightInd w:val="0"/>
              <w:spacing w:after="0"/>
              <w:rPr>
                <w:rFonts w:ascii="Arial" w:hAnsi="Arial" w:cs="Arial"/>
                <w:sz w:val="20"/>
                <w:szCs w:val="20"/>
                <w:lang w:val="en-GB"/>
              </w:rPr>
            </w:pPr>
          </w:p>
        </w:tc>
      </w:tr>
      <w:tr w:rsidR="006A52AC" w:rsidRPr="00B2009B" w14:paraId="64424A20" w14:textId="77777777" w:rsidTr="00E7089D">
        <w:trPr>
          <w:trHeight w:val="233"/>
          <w:jc w:val="center"/>
        </w:trPr>
        <w:tc>
          <w:tcPr>
            <w:tcW w:w="715" w:type="dxa"/>
            <w:tcBorders>
              <w:top w:val="single" w:sz="4" w:space="0" w:color="auto"/>
              <w:left w:val="single" w:sz="4" w:space="0" w:color="auto"/>
              <w:bottom w:val="single" w:sz="4" w:space="0" w:color="auto"/>
              <w:right w:val="single" w:sz="4" w:space="0" w:color="auto"/>
            </w:tcBorders>
            <w:vAlign w:val="center"/>
          </w:tcPr>
          <w:p w14:paraId="7561B833"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40E46C65" w14:textId="77777777" w:rsidR="006A52AC" w:rsidRPr="00B2009B" w:rsidRDefault="006A52AC" w:rsidP="00B2009B">
            <w:pPr>
              <w:autoSpaceDE w:val="0"/>
              <w:autoSpaceDN w:val="0"/>
              <w:adjustRightInd w:val="0"/>
              <w:spacing w:after="0"/>
              <w:rPr>
                <w:rFonts w:ascii="Arial" w:hAnsi="Arial" w:cs="Arial"/>
                <w:sz w:val="20"/>
                <w:szCs w:val="20"/>
                <w:lang w:val="en-GB"/>
              </w:rPr>
            </w:pPr>
            <w:r w:rsidRPr="00B2009B">
              <w:rPr>
                <w:rFonts w:ascii="Arial" w:hAnsi="Arial" w:cs="Arial"/>
                <w:sz w:val="20"/>
                <w:szCs w:val="20"/>
                <w:lang w:val="en-GB"/>
              </w:rPr>
              <w:t xml:space="preserve">Are gender aspects considered in designing the accommodation facilities, finalization of their location and their operation? </w:t>
            </w:r>
          </w:p>
        </w:tc>
        <w:tc>
          <w:tcPr>
            <w:tcW w:w="1134" w:type="dxa"/>
            <w:tcBorders>
              <w:top w:val="single" w:sz="4" w:space="0" w:color="auto"/>
              <w:left w:val="single" w:sz="4" w:space="0" w:color="auto"/>
              <w:bottom w:val="single" w:sz="4" w:space="0" w:color="auto"/>
              <w:right w:val="single" w:sz="4" w:space="0" w:color="auto"/>
            </w:tcBorders>
          </w:tcPr>
          <w:p w14:paraId="161F3FE0" w14:textId="77777777" w:rsidR="006A52AC" w:rsidRPr="00B2009B" w:rsidRDefault="006A52AC" w:rsidP="00B2009B">
            <w:pPr>
              <w:autoSpaceDE w:val="0"/>
              <w:autoSpaceDN w:val="0"/>
              <w:adjustRightInd w:val="0"/>
              <w:spacing w:after="0"/>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tcPr>
          <w:p w14:paraId="47E23E67" w14:textId="77777777" w:rsidR="006A52AC" w:rsidRPr="00B2009B" w:rsidRDefault="006A52AC" w:rsidP="00B2009B">
            <w:pPr>
              <w:autoSpaceDE w:val="0"/>
              <w:autoSpaceDN w:val="0"/>
              <w:adjustRightInd w:val="0"/>
              <w:spacing w:after="0"/>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tcPr>
          <w:p w14:paraId="4D80E0F1" w14:textId="77777777" w:rsidR="006A52AC" w:rsidRPr="00B2009B" w:rsidRDefault="006A52AC" w:rsidP="00B2009B">
            <w:pPr>
              <w:autoSpaceDE w:val="0"/>
              <w:autoSpaceDN w:val="0"/>
              <w:adjustRightInd w:val="0"/>
              <w:spacing w:after="0"/>
              <w:rPr>
                <w:rFonts w:ascii="Arial" w:hAnsi="Arial" w:cs="Arial"/>
                <w:sz w:val="20"/>
                <w:szCs w:val="20"/>
                <w:lang w:val="en-GB"/>
              </w:rPr>
            </w:pPr>
          </w:p>
        </w:tc>
      </w:tr>
      <w:tr w:rsidR="006A52AC" w:rsidRPr="00B2009B" w14:paraId="49305F90" w14:textId="77777777" w:rsidTr="00E7089D">
        <w:trPr>
          <w:trHeight w:val="233"/>
          <w:jc w:val="center"/>
        </w:trPr>
        <w:tc>
          <w:tcPr>
            <w:tcW w:w="715" w:type="dxa"/>
            <w:tcBorders>
              <w:top w:val="single" w:sz="4" w:space="0" w:color="auto"/>
              <w:left w:val="single" w:sz="4" w:space="0" w:color="auto"/>
              <w:bottom w:val="single" w:sz="4" w:space="0" w:color="auto"/>
              <w:right w:val="single" w:sz="4" w:space="0" w:color="auto"/>
            </w:tcBorders>
            <w:vAlign w:val="center"/>
          </w:tcPr>
          <w:p w14:paraId="5E229FE4"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715CC7BD"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the accommodation facilities located within reasonable distance from the worksite/ operations building?</w:t>
            </w:r>
          </w:p>
        </w:tc>
        <w:tc>
          <w:tcPr>
            <w:tcW w:w="1134" w:type="dxa"/>
            <w:tcBorders>
              <w:top w:val="single" w:sz="4" w:space="0" w:color="auto"/>
              <w:left w:val="single" w:sz="4" w:space="0" w:color="auto"/>
              <w:bottom w:val="single" w:sz="4" w:space="0" w:color="auto"/>
              <w:right w:val="single" w:sz="4" w:space="0" w:color="auto"/>
            </w:tcBorders>
            <w:vAlign w:val="center"/>
          </w:tcPr>
          <w:p w14:paraId="0F679CAB"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14F1FB1B"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223AEA04" w14:textId="77777777" w:rsidR="006A52AC" w:rsidRPr="00B2009B" w:rsidRDefault="006A52AC" w:rsidP="00B2009B">
            <w:pPr>
              <w:spacing w:after="0"/>
              <w:jc w:val="center"/>
              <w:rPr>
                <w:rFonts w:ascii="Arial" w:hAnsi="Arial" w:cs="Arial"/>
                <w:sz w:val="20"/>
                <w:szCs w:val="20"/>
                <w:lang w:val="en-GB"/>
              </w:rPr>
            </w:pPr>
          </w:p>
        </w:tc>
      </w:tr>
      <w:tr w:rsidR="006A52AC" w:rsidRPr="00B2009B" w14:paraId="7750BFC6" w14:textId="77777777" w:rsidTr="00E7089D">
        <w:trPr>
          <w:trHeight w:val="233"/>
          <w:jc w:val="center"/>
        </w:trPr>
        <w:tc>
          <w:tcPr>
            <w:tcW w:w="715" w:type="dxa"/>
            <w:tcBorders>
              <w:top w:val="single" w:sz="4" w:space="0" w:color="auto"/>
              <w:left w:val="single" w:sz="4" w:space="0" w:color="auto"/>
              <w:bottom w:val="single" w:sz="4" w:space="0" w:color="auto"/>
              <w:right w:val="single" w:sz="4" w:space="0" w:color="auto"/>
            </w:tcBorders>
            <w:vAlign w:val="center"/>
          </w:tcPr>
          <w:p w14:paraId="5FCEF56C"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21AA0F78" w14:textId="45E10111"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 xml:space="preserve">Is the location of the operation and accommodation facilities design considered </w:t>
            </w:r>
            <w:r w:rsidR="003222A1" w:rsidRPr="00B2009B">
              <w:rPr>
                <w:rFonts w:ascii="Arial" w:hAnsi="Arial" w:cs="Arial"/>
                <w:sz w:val="20"/>
                <w:szCs w:val="20"/>
                <w:lang w:val="en-GB"/>
              </w:rPr>
              <w:t>to be at a</w:t>
            </w:r>
            <w:r w:rsidRPr="00B2009B">
              <w:rPr>
                <w:rFonts w:ascii="Arial" w:hAnsi="Arial" w:cs="Arial"/>
                <w:sz w:val="20"/>
                <w:szCs w:val="20"/>
                <w:lang w:val="en-GB"/>
              </w:rPr>
              <w:t xml:space="preserve"> </w:t>
            </w:r>
            <w:r w:rsidR="003222A1" w:rsidRPr="00B2009B">
              <w:rPr>
                <w:rFonts w:ascii="Arial" w:hAnsi="Arial" w:cs="Arial"/>
                <w:sz w:val="20"/>
                <w:szCs w:val="20"/>
                <w:lang w:val="en-GB"/>
              </w:rPr>
              <w:t xml:space="preserve">sufficient </w:t>
            </w:r>
            <w:r w:rsidRPr="00B2009B">
              <w:rPr>
                <w:rFonts w:ascii="Arial" w:hAnsi="Arial" w:cs="Arial"/>
                <w:sz w:val="20"/>
                <w:szCs w:val="20"/>
                <w:lang w:val="en-GB"/>
              </w:rPr>
              <w:t>distance from local community to avoid impact on local women?</w:t>
            </w:r>
          </w:p>
        </w:tc>
        <w:tc>
          <w:tcPr>
            <w:tcW w:w="1134" w:type="dxa"/>
            <w:tcBorders>
              <w:top w:val="single" w:sz="4" w:space="0" w:color="auto"/>
              <w:left w:val="single" w:sz="4" w:space="0" w:color="auto"/>
              <w:bottom w:val="single" w:sz="4" w:space="0" w:color="auto"/>
              <w:right w:val="single" w:sz="4" w:space="0" w:color="auto"/>
            </w:tcBorders>
            <w:vAlign w:val="center"/>
          </w:tcPr>
          <w:p w14:paraId="14204344"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34C144EC"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757DD491" w14:textId="77777777" w:rsidR="006A52AC" w:rsidRPr="00B2009B" w:rsidRDefault="006A52AC" w:rsidP="00B2009B">
            <w:pPr>
              <w:spacing w:after="0"/>
              <w:jc w:val="center"/>
              <w:rPr>
                <w:rFonts w:ascii="Arial" w:hAnsi="Arial" w:cs="Arial"/>
                <w:sz w:val="20"/>
                <w:szCs w:val="20"/>
                <w:lang w:val="en-GB"/>
              </w:rPr>
            </w:pPr>
          </w:p>
        </w:tc>
      </w:tr>
      <w:tr w:rsidR="006A52AC" w:rsidRPr="00B2009B" w14:paraId="7BFDE88C" w14:textId="77777777" w:rsidTr="00E7089D">
        <w:trPr>
          <w:trHeight w:val="233"/>
          <w:jc w:val="center"/>
        </w:trPr>
        <w:tc>
          <w:tcPr>
            <w:tcW w:w="715" w:type="dxa"/>
            <w:tcBorders>
              <w:top w:val="single" w:sz="4" w:space="0" w:color="auto"/>
              <w:left w:val="single" w:sz="4" w:space="0" w:color="auto"/>
              <w:bottom w:val="single" w:sz="4" w:space="0" w:color="auto"/>
              <w:right w:val="single" w:sz="4" w:space="0" w:color="auto"/>
            </w:tcBorders>
            <w:vAlign w:val="center"/>
          </w:tcPr>
          <w:p w14:paraId="6FDA0DEE"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1B555F2C"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 xml:space="preserve">Has a designated and suitable muster/ assembly point incorporated in the design of operation and accommodation facilities? </w:t>
            </w:r>
          </w:p>
        </w:tc>
        <w:tc>
          <w:tcPr>
            <w:tcW w:w="1134" w:type="dxa"/>
            <w:tcBorders>
              <w:top w:val="single" w:sz="4" w:space="0" w:color="auto"/>
              <w:left w:val="single" w:sz="4" w:space="0" w:color="auto"/>
              <w:bottom w:val="single" w:sz="4" w:space="0" w:color="auto"/>
              <w:right w:val="single" w:sz="4" w:space="0" w:color="auto"/>
            </w:tcBorders>
            <w:vAlign w:val="center"/>
          </w:tcPr>
          <w:p w14:paraId="3530CA44"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BCC5DC8"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5A369BA5" w14:textId="77777777" w:rsidR="006A52AC" w:rsidRPr="00B2009B" w:rsidRDefault="006A52AC" w:rsidP="00B2009B">
            <w:pPr>
              <w:spacing w:after="0"/>
              <w:jc w:val="center"/>
              <w:rPr>
                <w:rFonts w:ascii="Arial" w:hAnsi="Arial" w:cs="Arial"/>
                <w:sz w:val="20"/>
                <w:szCs w:val="20"/>
                <w:lang w:val="en-GB"/>
              </w:rPr>
            </w:pPr>
          </w:p>
        </w:tc>
      </w:tr>
      <w:tr w:rsidR="006A52AC" w:rsidRPr="00B2009B" w14:paraId="4DA7510A" w14:textId="77777777" w:rsidTr="00E7089D">
        <w:trPr>
          <w:trHeight w:val="233"/>
          <w:jc w:val="center"/>
        </w:trPr>
        <w:tc>
          <w:tcPr>
            <w:tcW w:w="715" w:type="dxa"/>
            <w:tcBorders>
              <w:top w:val="single" w:sz="4" w:space="0" w:color="auto"/>
              <w:left w:val="single" w:sz="4" w:space="0" w:color="auto"/>
              <w:bottom w:val="single" w:sz="4" w:space="0" w:color="auto"/>
              <w:right w:val="single" w:sz="4" w:space="0" w:color="auto"/>
            </w:tcBorders>
            <w:vAlign w:val="center"/>
          </w:tcPr>
          <w:p w14:paraId="56CF3A5E"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66FF1D8F"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the operations and accommodation facilities built using adequate materials?</w:t>
            </w:r>
          </w:p>
        </w:tc>
        <w:tc>
          <w:tcPr>
            <w:tcW w:w="1134" w:type="dxa"/>
            <w:tcBorders>
              <w:top w:val="single" w:sz="4" w:space="0" w:color="auto"/>
              <w:left w:val="single" w:sz="4" w:space="0" w:color="auto"/>
              <w:bottom w:val="single" w:sz="4" w:space="0" w:color="auto"/>
              <w:right w:val="single" w:sz="4" w:space="0" w:color="auto"/>
            </w:tcBorders>
            <w:vAlign w:val="center"/>
          </w:tcPr>
          <w:p w14:paraId="641DE8FD"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6A801D48"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4FF03829" w14:textId="77777777" w:rsidR="006A52AC" w:rsidRPr="00B2009B" w:rsidRDefault="006A52AC" w:rsidP="00B2009B">
            <w:pPr>
              <w:spacing w:after="0"/>
              <w:jc w:val="center"/>
              <w:rPr>
                <w:rFonts w:ascii="Arial" w:hAnsi="Arial" w:cs="Arial"/>
                <w:sz w:val="20"/>
                <w:szCs w:val="20"/>
                <w:lang w:val="en-GB"/>
              </w:rPr>
            </w:pPr>
          </w:p>
        </w:tc>
      </w:tr>
      <w:tr w:rsidR="006A52AC" w:rsidRPr="00B2009B" w14:paraId="0D2634DF" w14:textId="77777777" w:rsidTr="00E7089D">
        <w:trPr>
          <w:trHeight w:val="467"/>
          <w:jc w:val="center"/>
        </w:trPr>
        <w:tc>
          <w:tcPr>
            <w:tcW w:w="715" w:type="dxa"/>
            <w:tcBorders>
              <w:top w:val="single" w:sz="4" w:space="0" w:color="auto"/>
              <w:left w:val="single" w:sz="4" w:space="0" w:color="auto"/>
              <w:bottom w:val="single" w:sz="4" w:space="0" w:color="auto"/>
              <w:right w:val="single" w:sz="4" w:space="0" w:color="auto"/>
            </w:tcBorders>
            <w:vAlign w:val="center"/>
          </w:tcPr>
          <w:p w14:paraId="26DCC5CD"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7E9D02CA"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Depending on climate, are the operations and accommodation facilities provided with adequate heating, ventilation, air-conditioning and lighting systems including emergency lighting?</w:t>
            </w:r>
          </w:p>
        </w:tc>
        <w:tc>
          <w:tcPr>
            <w:tcW w:w="1134" w:type="dxa"/>
            <w:tcBorders>
              <w:top w:val="single" w:sz="4" w:space="0" w:color="auto"/>
              <w:left w:val="single" w:sz="4" w:space="0" w:color="auto"/>
              <w:bottom w:val="single" w:sz="4" w:space="0" w:color="auto"/>
              <w:right w:val="single" w:sz="4" w:space="0" w:color="auto"/>
            </w:tcBorders>
            <w:vAlign w:val="center"/>
          </w:tcPr>
          <w:p w14:paraId="6880FDDC"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3797D224"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56657429" w14:textId="77777777" w:rsidR="006A52AC" w:rsidRPr="00B2009B" w:rsidRDefault="006A52AC" w:rsidP="00B2009B">
            <w:pPr>
              <w:spacing w:after="0"/>
              <w:jc w:val="center"/>
              <w:rPr>
                <w:rFonts w:ascii="Arial" w:hAnsi="Arial" w:cs="Arial"/>
                <w:sz w:val="20"/>
                <w:szCs w:val="20"/>
                <w:lang w:val="en-GB"/>
              </w:rPr>
            </w:pPr>
          </w:p>
        </w:tc>
      </w:tr>
      <w:tr w:rsidR="006A52AC" w:rsidRPr="00B2009B" w14:paraId="2611B1DB"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0DC6F8AD"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253EB807"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the canteen, cooking and laundry facilities provided sufficient?</w:t>
            </w:r>
          </w:p>
        </w:tc>
        <w:tc>
          <w:tcPr>
            <w:tcW w:w="1134" w:type="dxa"/>
            <w:tcBorders>
              <w:top w:val="single" w:sz="4" w:space="0" w:color="auto"/>
              <w:left w:val="single" w:sz="4" w:space="0" w:color="auto"/>
              <w:bottom w:val="single" w:sz="4" w:space="0" w:color="auto"/>
              <w:right w:val="single" w:sz="4" w:space="0" w:color="auto"/>
            </w:tcBorders>
            <w:vAlign w:val="center"/>
          </w:tcPr>
          <w:p w14:paraId="72269A57"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4DFBE57B"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539F6C7C" w14:textId="77777777" w:rsidR="006A52AC" w:rsidRPr="00B2009B" w:rsidRDefault="006A52AC" w:rsidP="00B2009B">
            <w:pPr>
              <w:spacing w:after="0"/>
              <w:jc w:val="center"/>
              <w:rPr>
                <w:rFonts w:ascii="Arial" w:hAnsi="Arial" w:cs="Arial"/>
                <w:sz w:val="20"/>
                <w:szCs w:val="20"/>
                <w:lang w:val="en-GB"/>
              </w:rPr>
            </w:pPr>
          </w:p>
        </w:tc>
      </w:tr>
      <w:tr w:rsidR="006A52AC" w:rsidRPr="00B2009B" w14:paraId="20DDF6C8"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0FE0EC1D"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42CEC7F0"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Is the ceiling height high enough?</w:t>
            </w:r>
          </w:p>
        </w:tc>
        <w:tc>
          <w:tcPr>
            <w:tcW w:w="1134" w:type="dxa"/>
            <w:tcBorders>
              <w:top w:val="single" w:sz="4" w:space="0" w:color="auto"/>
              <w:left w:val="single" w:sz="4" w:space="0" w:color="auto"/>
              <w:bottom w:val="single" w:sz="4" w:space="0" w:color="auto"/>
              <w:right w:val="single" w:sz="4" w:space="0" w:color="auto"/>
            </w:tcBorders>
            <w:vAlign w:val="center"/>
          </w:tcPr>
          <w:p w14:paraId="11D90CE5"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4ED06457"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2BA62B75" w14:textId="77777777" w:rsidR="006A52AC" w:rsidRPr="00B2009B" w:rsidRDefault="006A52AC" w:rsidP="00B2009B">
            <w:pPr>
              <w:spacing w:after="0"/>
              <w:jc w:val="center"/>
              <w:rPr>
                <w:rFonts w:ascii="Arial" w:hAnsi="Arial" w:cs="Arial"/>
                <w:sz w:val="20"/>
                <w:szCs w:val="20"/>
                <w:lang w:val="en-GB"/>
              </w:rPr>
            </w:pPr>
          </w:p>
        </w:tc>
      </w:tr>
      <w:tr w:rsidR="006A52AC" w:rsidRPr="00B2009B" w14:paraId="4AE2D40F"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7E5110DF"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07014063"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 xml:space="preserve">Is satisfactory firefighting, fire alarm &amp; detection and smoke detection system installed? </w:t>
            </w:r>
          </w:p>
        </w:tc>
        <w:tc>
          <w:tcPr>
            <w:tcW w:w="1134" w:type="dxa"/>
            <w:tcBorders>
              <w:top w:val="single" w:sz="4" w:space="0" w:color="auto"/>
              <w:left w:val="single" w:sz="4" w:space="0" w:color="auto"/>
              <w:bottom w:val="single" w:sz="4" w:space="0" w:color="auto"/>
              <w:right w:val="single" w:sz="4" w:space="0" w:color="auto"/>
            </w:tcBorders>
            <w:vAlign w:val="center"/>
          </w:tcPr>
          <w:p w14:paraId="560FD5BA"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38873084"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355CF9AB" w14:textId="77777777" w:rsidR="006A52AC" w:rsidRPr="00B2009B" w:rsidRDefault="006A52AC" w:rsidP="00B2009B">
            <w:pPr>
              <w:spacing w:after="0"/>
              <w:jc w:val="center"/>
              <w:rPr>
                <w:rFonts w:ascii="Arial" w:hAnsi="Arial" w:cs="Arial"/>
                <w:sz w:val="20"/>
                <w:szCs w:val="20"/>
                <w:lang w:val="en-GB"/>
              </w:rPr>
            </w:pPr>
          </w:p>
        </w:tc>
      </w:tr>
      <w:tr w:rsidR="006A52AC" w:rsidRPr="00B2009B" w14:paraId="71D8C6D1"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7AEE3377"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1F394B47"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the doors and windows of operation and accommodation facilities lockable and provided with mosquito screens?</w:t>
            </w:r>
          </w:p>
        </w:tc>
        <w:tc>
          <w:tcPr>
            <w:tcW w:w="1134" w:type="dxa"/>
            <w:tcBorders>
              <w:top w:val="single" w:sz="4" w:space="0" w:color="auto"/>
              <w:left w:val="single" w:sz="4" w:space="0" w:color="auto"/>
              <w:bottom w:val="single" w:sz="4" w:space="0" w:color="auto"/>
              <w:right w:val="single" w:sz="4" w:space="0" w:color="auto"/>
            </w:tcBorders>
            <w:vAlign w:val="center"/>
          </w:tcPr>
          <w:p w14:paraId="74099D9C"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FF05A11"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32BC0356" w14:textId="77777777" w:rsidR="006A52AC" w:rsidRPr="00B2009B" w:rsidRDefault="006A52AC" w:rsidP="00B2009B">
            <w:pPr>
              <w:spacing w:after="0"/>
              <w:jc w:val="center"/>
              <w:rPr>
                <w:rFonts w:ascii="Arial" w:hAnsi="Arial" w:cs="Arial"/>
                <w:sz w:val="20"/>
                <w:szCs w:val="20"/>
                <w:lang w:val="en-GB"/>
              </w:rPr>
            </w:pPr>
          </w:p>
        </w:tc>
      </w:tr>
      <w:tr w:rsidR="006A52AC" w:rsidRPr="00B2009B" w14:paraId="4E84AA32"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24503232"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33A25BCA"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there adequate number of toilets and urinals for males and females?</w:t>
            </w:r>
          </w:p>
        </w:tc>
        <w:tc>
          <w:tcPr>
            <w:tcW w:w="1134" w:type="dxa"/>
            <w:tcBorders>
              <w:top w:val="single" w:sz="4" w:space="0" w:color="auto"/>
              <w:left w:val="single" w:sz="4" w:space="0" w:color="auto"/>
              <w:bottom w:val="single" w:sz="4" w:space="0" w:color="auto"/>
              <w:right w:val="single" w:sz="4" w:space="0" w:color="auto"/>
            </w:tcBorders>
            <w:vAlign w:val="center"/>
          </w:tcPr>
          <w:p w14:paraId="76A833FD"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DDF686C"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6EB5C648" w14:textId="77777777" w:rsidR="006A52AC" w:rsidRPr="00B2009B" w:rsidRDefault="006A52AC" w:rsidP="00B2009B">
            <w:pPr>
              <w:spacing w:after="0"/>
              <w:jc w:val="center"/>
              <w:rPr>
                <w:rFonts w:ascii="Arial" w:hAnsi="Arial" w:cs="Arial"/>
                <w:sz w:val="20"/>
                <w:szCs w:val="20"/>
                <w:lang w:val="en-GB"/>
              </w:rPr>
            </w:pPr>
          </w:p>
        </w:tc>
      </w:tr>
      <w:tr w:rsidR="006A52AC" w:rsidRPr="00B2009B" w14:paraId="660DEC09"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52822B89"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66CD0BC5"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adequate numbers of hand-wash basins and showers/ bathroom facilities provided for males and females?</w:t>
            </w:r>
          </w:p>
        </w:tc>
        <w:tc>
          <w:tcPr>
            <w:tcW w:w="1134" w:type="dxa"/>
            <w:tcBorders>
              <w:top w:val="single" w:sz="4" w:space="0" w:color="auto"/>
              <w:left w:val="single" w:sz="4" w:space="0" w:color="auto"/>
              <w:bottom w:val="single" w:sz="4" w:space="0" w:color="auto"/>
              <w:right w:val="single" w:sz="4" w:space="0" w:color="auto"/>
            </w:tcBorders>
            <w:vAlign w:val="center"/>
          </w:tcPr>
          <w:p w14:paraId="63497F13"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159CD512"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3CA6CCDC" w14:textId="77777777" w:rsidR="006A52AC" w:rsidRPr="00B2009B" w:rsidRDefault="006A52AC" w:rsidP="00B2009B">
            <w:pPr>
              <w:spacing w:after="0"/>
              <w:jc w:val="center"/>
              <w:rPr>
                <w:rFonts w:ascii="Arial" w:hAnsi="Arial" w:cs="Arial"/>
                <w:sz w:val="20"/>
                <w:szCs w:val="20"/>
                <w:lang w:val="en-GB"/>
              </w:rPr>
            </w:pPr>
          </w:p>
        </w:tc>
      </w:tr>
      <w:tr w:rsidR="006A52AC" w:rsidRPr="00B2009B" w14:paraId="4FCF6CBC"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3F25067D"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0A76AE7F"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 xml:space="preserve">Are washrooms/ toilets and kitchens provided with sufficient exhaust system? </w:t>
            </w:r>
          </w:p>
        </w:tc>
        <w:tc>
          <w:tcPr>
            <w:tcW w:w="1134" w:type="dxa"/>
            <w:tcBorders>
              <w:top w:val="single" w:sz="4" w:space="0" w:color="auto"/>
              <w:left w:val="single" w:sz="4" w:space="0" w:color="auto"/>
              <w:bottom w:val="single" w:sz="4" w:space="0" w:color="auto"/>
              <w:right w:val="single" w:sz="4" w:space="0" w:color="auto"/>
            </w:tcBorders>
            <w:vAlign w:val="center"/>
          </w:tcPr>
          <w:p w14:paraId="061103C0"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55C98669"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2F3643AF" w14:textId="77777777" w:rsidR="006A52AC" w:rsidRPr="00B2009B" w:rsidRDefault="006A52AC" w:rsidP="00B2009B">
            <w:pPr>
              <w:spacing w:after="0"/>
              <w:jc w:val="center"/>
              <w:rPr>
                <w:rFonts w:ascii="Arial" w:hAnsi="Arial" w:cs="Arial"/>
                <w:sz w:val="20"/>
                <w:szCs w:val="20"/>
                <w:lang w:val="en-GB"/>
              </w:rPr>
            </w:pPr>
          </w:p>
        </w:tc>
      </w:tr>
      <w:tr w:rsidR="006A52AC" w:rsidRPr="00B2009B" w14:paraId="14663B47"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638B522B"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72DC2EB5"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Is septic tank located at a distance from the accommodation facilities, properly fenced and not in the prevailing wind direction?</w:t>
            </w:r>
          </w:p>
        </w:tc>
        <w:tc>
          <w:tcPr>
            <w:tcW w:w="1134" w:type="dxa"/>
            <w:tcBorders>
              <w:top w:val="single" w:sz="4" w:space="0" w:color="auto"/>
              <w:left w:val="single" w:sz="4" w:space="0" w:color="auto"/>
              <w:bottom w:val="single" w:sz="4" w:space="0" w:color="auto"/>
              <w:right w:val="single" w:sz="4" w:space="0" w:color="auto"/>
            </w:tcBorders>
            <w:vAlign w:val="center"/>
          </w:tcPr>
          <w:p w14:paraId="03F8D5F6"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7C34E9BF"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14F84B1C" w14:textId="77777777" w:rsidR="006A52AC" w:rsidRPr="00B2009B" w:rsidRDefault="006A52AC" w:rsidP="00B2009B">
            <w:pPr>
              <w:spacing w:after="0"/>
              <w:jc w:val="center"/>
              <w:rPr>
                <w:rFonts w:ascii="Arial" w:hAnsi="Arial" w:cs="Arial"/>
                <w:sz w:val="20"/>
                <w:szCs w:val="20"/>
                <w:lang w:val="en-GB"/>
              </w:rPr>
            </w:pPr>
          </w:p>
        </w:tc>
      </w:tr>
      <w:tr w:rsidR="006A52AC" w:rsidRPr="00B2009B" w14:paraId="2C4C2B1B"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30FCDEEC"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7000CC30"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Is enough provisions kept in design for protection from reptiles, rodents, snakes, etc.?</w:t>
            </w:r>
          </w:p>
        </w:tc>
        <w:tc>
          <w:tcPr>
            <w:tcW w:w="1134" w:type="dxa"/>
            <w:tcBorders>
              <w:top w:val="single" w:sz="4" w:space="0" w:color="auto"/>
              <w:left w:val="single" w:sz="4" w:space="0" w:color="auto"/>
              <w:bottom w:val="single" w:sz="4" w:space="0" w:color="auto"/>
              <w:right w:val="single" w:sz="4" w:space="0" w:color="auto"/>
            </w:tcBorders>
            <w:vAlign w:val="center"/>
          </w:tcPr>
          <w:p w14:paraId="69A64013"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9F515A9"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3A4CB86E" w14:textId="77777777" w:rsidR="006A52AC" w:rsidRPr="00B2009B" w:rsidRDefault="006A52AC" w:rsidP="00B2009B">
            <w:pPr>
              <w:spacing w:after="0"/>
              <w:jc w:val="center"/>
              <w:rPr>
                <w:rFonts w:ascii="Arial" w:hAnsi="Arial" w:cs="Arial"/>
                <w:sz w:val="20"/>
                <w:szCs w:val="20"/>
                <w:lang w:val="en-GB"/>
              </w:rPr>
            </w:pPr>
          </w:p>
        </w:tc>
      </w:tr>
      <w:tr w:rsidR="006A52AC" w:rsidRPr="00B2009B" w14:paraId="5C4889F5"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011E67CE"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0680F7C5"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the explosion-proofed electrical accessories installed in those areas where there are flammable or hazardous materials?</w:t>
            </w:r>
          </w:p>
        </w:tc>
        <w:tc>
          <w:tcPr>
            <w:tcW w:w="1134" w:type="dxa"/>
            <w:tcBorders>
              <w:top w:val="single" w:sz="4" w:space="0" w:color="auto"/>
              <w:left w:val="single" w:sz="4" w:space="0" w:color="auto"/>
              <w:bottom w:val="single" w:sz="4" w:space="0" w:color="auto"/>
              <w:right w:val="single" w:sz="4" w:space="0" w:color="auto"/>
            </w:tcBorders>
            <w:vAlign w:val="center"/>
          </w:tcPr>
          <w:p w14:paraId="1CAE014F"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5A74F047"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5332BB4E" w14:textId="77777777" w:rsidR="006A52AC" w:rsidRPr="00B2009B" w:rsidRDefault="006A52AC" w:rsidP="00B2009B">
            <w:pPr>
              <w:spacing w:after="0"/>
              <w:jc w:val="center"/>
              <w:rPr>
                <w:rFonts w:ascii="Arial" w:hAnsi="Arial" w:cs="Arial"/>
                <w:sz w:val="20"/>
                <w:szCs w:val="20"/>
                <w:lang w:val="en-GB"/>
              </w:rPr>
            </w:pPr>
          </w:p>
        </w:tc>
      </w:tr>
      <w:tr w:rsidR="006A52AC" w:rsidRPr="00B2009B" w14:paraId="47012C0A"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427E4FDF"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02CB0471"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Are enough first aid stations and medical facilities provision provided in the operations and accommodation facilities?</w:t>
            </w:r>
          </w:p>
        </w:tc>
        <w:tc>
          <w:tcPr>
            <w:tcW w:w="1134" w:type="dxa"/>
            <w:tcBorders>
              <w:top w:val="single" w:sz="4" w:space="0" w:color="auto"/>
              <w:left w:val="single" w:sz="4" w:space="0" w:color="auto"/>
              <w:bottom w:val="single" w:sz="4" w:space="0" w:color="auto"/>
              <w:right w:val="single" w:sz="4" w:space="0" w:color="auto"/>
            </w:tcBorders>
            <w:vAlign w:val="center"/>
          </w:tcPr>
          <w:p w14:paraId="41762224"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6C0896AB"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20891BEE" w14:textId="77777777" w:rsidR="006A52AC" w:rsidRPr="00B2009B" w:rsidRDefault="006A52AC" w:rsidP="00B2009B">
            <w:pPr>
              <w:spacing w:after="0"/>
              <w:jc w:val="center"/>
              <w:rPr>
                <w:rFonts w:ascii="Arial" w:hAnsi="Arial" w:cs="Arial"/>
                <w:sz w:val="20"/>
                <w:szCs w:val="20"/>
                <w:lang w:val="en-GB"/>
              </w:rPr>
            </w:pPr>
          </w:p>
        </w:tc>
      </w:tr>
      <w:tr w:rsidR="006A52AC" w:rsidRPr="00B2009B" w14:paraId="632A69D4"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1303466A" w14:textId="77777777" w:rsidR="006A52AC" w:rsidRPr="00B2009B" w:rsidRDefault="006A52AC" w:rsidP="00B2009B">
            <w:pPr>
              <w:numPr>
                <w:ilvl w:val="0"/>
                <w:numId w:val="81"/>
              </w:numPr>
              <w:spacing w:after="0" w:line="240" w:lineRule="auto"/>
              <w:contextualSpacing/>
              <w:jc w:val="center"/>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7FB10E9F" w14:textId="77777777" w:rsidR="006A52AC" w:rsidRPr="00B2009B" w:rsidRDefault="006A52AC" w:rsidP="00B2009B">
            <w:pPr>
              <w:spacing w:after="0"/>
              <w:textAlignment w:val="baseline"/>
              <w:rPr>
                <w:rFonts w:ascii="Arial" w:hAnsi="Arial" w:cs="Arial"/>
                <w:sz w:val="20"/>
                <w:szCs w:val="20"/>
                <w:lang w:val="en-GB"/>
              </w:rPr>
            </w:pPr>
            <w:r w:rsidRPr="00B2009B">
              <w:rPr>
                <w:rFonts w:ascii="Arial" w:hAnsi="Arial" w:cs="Arial"/>
                <w:sz w:val="20"/>
                <w:szCs w:val="20"/>
                <w:lang w:val="en-GB"/>
              </w:rPr>
              <w:t xml:space="preserve">Are access and egress to buildings considered for disabled operators/ personnel? </w:t>
            </w:r>
          </w:p>
        </w:tc>
        <w:tc>
          <w:tcPr>
            <w:tcW w:w="1134" w:type="dxa"/>
            <w:tcBorders>
              <w:top w:val="single" w:sz="4" w:space="0" w:color="auto"/>
              <w:left w:val="single" w:sz="4" w:space="0" w:color="auto"/>
              <w:bottom w:val="single" w:sz="4" w:space="0" w:color="auto"/>
              <w:right w:val="single" w:sz="4" w:space="0" w:color="auto"/>
            </w:tcBorders>
            <w:vAlign w:val="center"/>
          </w:tcPr>
          <w:p w14:paraId="468AD9DB"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57D47635"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0CC7AC51" w14:textId="77777777" w:rsidR="006A52AC" w:rsidRPr="00B2009B" w:rsidRDefault="006A52AC" w:rsidP="00B2009B">
            <w:pPr>
              <w:spacing w:after="0"/>
              <w:jc w:val="center"/>
              <w:rPr>
                <w:rFonts w:ascii="Arial" w:hAnsi="Arial" w:cs="Arial"/>
                <w:sz w:val="20"/>
                <w:szCs w:val="20"/>
                <w:lang w:val="en-GB"/>
              </w:rPr>
            </w:pPr>
          </w:p>
        </w:tc>
      </w:tr>
      <w:tr w:rsidR="006A52AC" w:rsidRPr="00B2009B" w14:paraId="066DD047"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6D2AD203" w14:textId="77777777" w:rsidR="006A52AC" w:rsidRPr="00B2009B" w:rsidRDefault="006A52AC" w:rsidP="00B2009B">
            <w:pPr>
              <w:numPr>
                <w:ilvl w:val="0"/>
                <w:numId w:val="81"/>
              </w:numPr>
              <w:spacing w:after="0" w:line="240" w:lineRule="auto"/>
              <w:contextualSpacing/>
              <w:textAlignment w:val="baseline"/>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1EC7C1CA" w14:textId="77777777" w:rsidR="006A52AC" w:rsidRPr="00B2009B" w:rsidRDefault="006A52AC" w:rsidP="00B2009B">
            <w:pPr>
              <w:spacing w:after="0"/>
              <w:textAlignment w:val="baseline"/>
              <w:rPr>
                <w:rFonts w:ascii="Arial" w:hAnsi="Arial" w:cs="Arial"/>
                <w:sz w:val="20"/>
                <w:szCs w:val="20"/>
                <w:lang w:val="en-GB"/>
              </w:rPr>
            </w:pPr>
            <w:r w:rsidRPr="00B2009B">
              <w:rPr>
                <w:rFonts w:ascii="Arial" w:hAnsi="Arial" w:cs="Arial"/>
                <w:sz w:val="20"/>
                <w:szCs w:val="20"/>
                <w:lang w:val="en-GB"/>
              </w:rPr>
              <w:t>Are the operations and accommodation facilities climate-controlled taking the winter and summer temperature into account?</w:t>
            </w:r>
          </w:p>
        </w:tc>
        <w:tc>
          <w:tcPr>
            <w:tcW w:w="1134" w:type="dxa"/>
            <w:tcBorders>
              <w:top w:val="single" w:sz="4" w:space="0" w:color="auto"/>
              <w:left w:val="single" w:sz="4" w:space="0" w:color="auto"/>
              <w:bottom w:val="single" w:sz="4" w:space="0" w:color="auto"/>
              <w:right w:val="single" w:sz="4" w:space="0" w:color="auto"/>
            </w:tcBorders>
            <w:vAlign w:val="center"/>
          </w:tcPr>
          <w:p w14:paraId="7062303B" w14:textId="77777777" w:rsidR="006A52AC" w:rsidRPr="00B2009B" w:rsidRDefault="006A52AC" w:rsidP="00B2009B">
            <w:pPr>
              <w:spacing w:after="0"/>
              <w:jc w:val="center"/>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01E13D13" w14:textId="77777777" w:rsidR="006A52AC" w:rsidRPr="00B2009B" w:rsidRDefault="006A52AC" w:rsidP="00B2009B">
            <w:pPr>
              <w:spacing w:after="0"/>
              <w:jc w:val="center"/>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38F0BC1F" w14:textId="77777777" w:rsidR="006A52AC" w:rsidRPr="00B2009B" w:rsidRDefault="006A52AC" w:rsidP="00B2009B">
            <w:pPr>
              <w:spacing w:after="0"/>
              <w:jc w:val="center"/>
              <w:rPr>
                <w:rFonts w:ascii="Arial" w:hAnsi="Arial" w:cs="Arial"/>
                <w:sz w:val="20"/>
                <w:szCs w:val="20"/>
                <w:lang w:val="en-GB"/>
              </w:rPr>
            </w:pPr>
          </w:p>
        </w:tc>
      </w:tr>
      <w:tr w:rsidR="006A52AC" w:rsidRPr="00B2009B" w14:paraId="3D4FE497" w14:textId="77777777" w:rsidTr="00E7089D">
        <w:trPr>
          <w:trHeight w:val="16"/>
          <w:jc w:val="center"/>
        </w:trPr>
        <w:tc>
          <w:tcPr>
            <w:tcW w:w="715" w:type="dxa"/>
            <w:tcBorders>
              <w:top w:val="single" w:sz="4" w:space="0" w:color="auto"/>
              <w:left w:val="single" w:sz="4" w:space="0" w:color="auto"/>
              <w:bottom w:val="single" w:sz="4" w:space="0" w:color="auto"/>
              <w:right w:val="single" w:sz="4" w:space="0" w:color="auto"/>
            </w:tcBorders>
            <w:vAlign w:val="center"/>
          </w:tcPr>
          <w:p w14:paraId="3DDBE432" w14:textId="77777777" w:rsidR="006A52AC" w:rsidRPr="00B2009B" w:rsidRDefault="006A52AC" w:rsidP="00B2009B">
            <w:pPr>
              <w:numPr>
                <w:ilvl w:val="0"/>
                <w:numId w:val="81"/>
              </w:numPr>
              <w:spacing w:after="0" w:line="240" w:lineRule="auto"/>
              <w:contextualSpacing/>
              <w:textAlignment w:val="baseline"/>
              <w:rPr>
                <w:rFonts w:ascii="Arial" w:hAnsi="Arial" w:cs="Arial"/>
                <w:sz w:val="20"/>
                <w:szCs w:val="20"/>
                <w:lang w:val="en-GB"/>
              </w:rPr>
            </w:pPr>
          </w:p>
        </w:tc>
        <w:tc>
          <w:tcPr>
            <w:tcW w:w="5709" w:type="dxa"/>
            <w:tcBorders>
              <w:top w:val="single" w:sz="4" w:space="0" w:color="auto"/>
              <w:left w:val="single" w:sz="4" w:space="0" w:color="auto"/>
              <w:bottom w:val="single" w:sz="4" w:space="0" w:color="auto"/>
              <w:right w:val="single" w:sz="4" w:space="0" w:color="auto"/>
            </w:tcBorders>
            <w:hideMark/>
          </w:tcPr>
          <w:p w14:paraId="37CE390B" w14:textId="77777777" w:rsidR="006A52AC" w:rsidRPr="00B2009B" w:rsidRDefault="006A52AC" w:rsidP="00B2009B">
            <w:pPr>
              <w:spacing w:after="0"/>
              <w:textAlignment w:val="baseline"/>
              <w:rPr>
                <w:rFonts w:ascii="Arial" w:hAnsi="Arial" w:cs="Arial"/>
                <w:sz w:val="20"/>
                <w:szCs w:val="20"/>
                <w:lang w:val="en-GB"/>
              </w:rPr>
            </w:pPr>
            <w:r w:rsidRPr="00B2009B">
              <w:rPr>
                <w:rFonts w:ascii="Arial" w:hAnsi="Arial" w:cs="Arial"/>
                <w:sz w:val="20"/>
                <w:szCs w:val="20"/>
                <w:lang w:val="en-GB"/>
              </w:rPr>
              <w:t>Have dedicated and adequately equipped places for religious observance been provided?</w:t>
            </w:r>
          </w:p>
        </w:tc>
        <w:tc>
          <w:tcPr>
            <w:tcW w:w="1134" w:type="dxa"/>
            <w:tcBorders>
              <w:top w:val="single" w:sz="4" w:space="0" w:color="auto"/>
              <w:left w:val="single" w:sz="4" w:space="0" w:color="auto"/>
              <w:bottom w:val="single" w:sz="4" w:space="0" w:color="auto"/>
              <w:right w:val="single" w:sz="4" w:space="0" w:color="auto"/>
            </w:tcBorders>
            <w:vAlign w:val="center"/>
          </w:tcPr>
          <w:p w14:paraId="7D6F1D87" w14:textId="77777777" w:rsidR="006A52AC" w:rsidRPr="00B2009B" w:rsidRDefault="006A52AC" w:rsidP="00B2009B">
            <w:pPr>
              <w:spacing w:after="0"/>
              <w:jc w:val="center"/>
              <w:textAlignment w:val="baseline"/>
              <w:rPr>
                <w:rFonts w:ascii="Arial" w:hAnsi="Arial" w:cs="Arial"/>
                <w:sz w:val="20"/>
                <w:szCs w:val="20"/>
                <w:lang w:val="en-GB"/>
              </w:rPr>
            </w:pPr>
          </w:p>
        </w:tc>
        <w:tc>
          <w:tcPr>
            <w:tcW w:w="1109" w:type="dxa"/>
            <w:tcBorders>
              <w:top w:val="single" w:sz="4" w:space="0" w:color="auto"/>
              <w:left w:val="single" w:sz="4" w:space="0" w:color="auto"/>
              <w:bottom w:val="single" w:sz="4" w:space="0" w:color="auto"/>
              <w:right w:val="single" w:sz="4" w:space="0" w:color="auto"/>
            </w:tcBorders>
            <w:vAlign w:val="center"/>
          </w:tcPr>
          <w:p w14:paraId="2ACCCFA3" w14:textId="77777777" w:rsidR="006A52AC" w:rsidRPr="00B2009B" w:rsidRDefault="006A52AC" w:rsidP="00B2009B">
            <w:pPr>
              <w:spacing w:after="0"/>
              <w:jc w:val="center"/>
              <w:textAlignment w:val="baseline"/>
              <w:rPr>
                <w:rFonts w:ascii="Arial" w:hAnsi="Arial" w:cs="Arial"/>
                <w:sz w:val="20"/>
                <w:szCs w:val="20"/>
                <w:lang w:val="en-GB"/>
              </w:rPr>
            </w:pPr>
          </w:p>
        </w:tc>
        <w:tc>
          <w:tcPr>
            <w:tcW w:w="1960" w:type="dxa"/>
            <w:tcBorders>
              <w:top w:val="single" w:sz="4" w:space="0" w:color="auto"/>
              <w:left w:val="single" w:sz="4" w:space="0" w:color="auto"/>
              <w:bottom w:val="single" w:sz="4" w:space="0" w:color="auto"/>
              <w:right w:val="single" w:sz="4" w:space="0" w:color="auto"/>
            </w:tcBorders>
            <w:vAlign w:val="center"/>
          </w:tcPr>
          <w:p w14:paraId="0E4662FB" w14:textId="77777777" w:rsidR="006A52AC" w:rsidRPr="00B2009B" w:rsidRDefault="006A52AC" w:rsidP="00B2009B">
            <w:pPr>
              <w:spacing w:after="0"/>
              <w:jc w:val="center"/>
              <w:textAlignment w:val="baseline"/>
              <w:rPr>
                <w:rFonts w:ascii="Arial" w:hAnsi="Arial" w:cs="Arial"/>
                <w:sz w:val="20"/>
                <w:szCs w:val="20"/>
                <w:lang w:val="en-GB"/>
              </w:rPr>
            </w:pPr>
          </w:p>
        </w:tc>
      </w:tr>
      <w:tr w:rsidR="006A52AC" w:rsidRPr="00B2009B" w14:paraId="3EB8BCDB" w14:textId="77777777" w:rsidTr="00E7089D">
        <w:trPr>
          <w:trHeight w:val="611"/>
          <w:jc w:val="center"/>
        </w:trPr>
        <w:tc>
          <w:tcPr>
            <w:tcW w:w="10627" w:type="dxa"/>
            <w:gridSpan w:val="5"/>
            <w:tcBorders>
              <w:top w:val="single" w:sz="4" w:space="0" w:color="auto"/>
              <w:left w:val="single" w:sz="4" w:space="0" w:color="auto"/>
              <w:bottom w:val="single" w:sz="4" w:space="0" w:color="auto"/>
              <w:right w:val="single" w:sz="4" w:space="0" w:color="auto"/>
            </w:tcBorders>
            <w:vAlign w:val="center"/>
            <w:hideMark/>
          </w:tcPr>
          <w:p w14:paraId="4236787A"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lastRenderedPageBreak/>
              <w:t xml:space="preserve">VERIFIED BY: </w:t>
            </w:r>
          </w:p>
        </w:tc>
      </w:tr>
      <w:tr w:rsidR="006A52AC" w:rsidRPr="00B2009B" w14:paraId="29CCE021" w14:textId="77777777" w:rsidTr="00E7089D">
        <w:trPr>
          <w:trHeight w:val="611"/>
          <w:jc w:val="center"/>
        </w:trPr>
        <w:tc>
          <w:tcPr>
            <w:tcW w:w="10627" w:type="dxa"/>
            <w:gridSpan w:val="5"/>
            <w:tcBorders>
              <w:top w:val="single" w:sz="4" w:space="0" w:color="auto"/>
              <w:left w:val="single" w:sz="4" w:space="0" w:color="auto"/>
              <w:bottom w:val="single" w:sz="4" w:space="0" w:color="auto"/>
              <w:right w:val="single" w:sz="4" w:space="0" w:color="auto"/>
            </w:tcBorders>
            <w:vAlign w:val="center"/>
            <w:hideMark/>
          </w:tcPr>
          <w:p w14:paraId="503203E9" w14:textId="77777777" w:rsidR="006A52AC" w:rsidRPr="00B2009B" w:rsidRDefault="006A52AC" w:rsidP="00B2009B">
            <w:pPr>
              <w:spacing w:after="0"/>
              <w:rPr>
                <w:rFonts w:ascii="Arial" w:hAnsi="Arial" w:cs="Arial"/>
                <w:sz w:val="20"/>
                <w:szCs w:val="20"/>
                <w:lang w:val="en-GB"/>
              </w:rPr>
            </w:pPr>
            <w:r w:rsidRPr="00B2009B">
              <w:rPr>
                <w:rFonts w:ascii="Arial" w:hAnsi="Arial" w:cs="Arial"/>
                <w:sz w:val="20"/>
                <w:szCs w:val="20"/>
                <w:lang w:val="en-GB"/>
              </w:rPr>
              <w:t>APPROVED BY: KEGOC</w:t>
            </w:r>
          </w:p>
        </w:tc>
      </w:tr>
    </w:tbl>
    <w:p w14:paraId="33BF2DB4" w14:textId="77777777" w:rsidR="006A52AC" w:rsidRPr="00B2009B" w:rsidRDefault="006A52AC" w:rsidP="00B2009B">
      <w:pPr>
        <w:spacing w:after="0"/>
        <w:rPr>
          <w:rFonts w:ascii="Arial" w:hAnsi="Arial" w:cs="Arial"/>
          <w:kern w:val="0"/>
          <w:sz w:val="20"/>
          <w:szCs w:val="20"/>
          <w:lang w:val="en-GB"/>
        </w:rPr>
      </w:pPr>
    </w:p>
    <w:p w14:paraId="1006A5B4" w14:textId="77777777" w:rsidR="006A52AC" w:rsidRPr="00B2009B" w:rsidRDefault="006A52AC" w:rsidP="00B2009B">
      <w:pPr>
        <w:spacing w:after="0"/>
        <w:rPr>
          <w:rFonts w:ascii="Arial" w:hAnsi="Arial" w:cs="Arial"/>
          <w:kern w:val="0"/>
          <w:sz w:val="20"/>
          <w:szCs w:val="20"/>
          <w:lang w:val="en-GB"/>
        </w:rPr>
      </w:pPr>
    </w:p>
    <w:p w14:paraId="4A28CAD2" w14:textId="0F915B90" w:rsidR="006A52AC" w:rsidRPr="00B2009B" w:rsidRDefault="006A52AC" w:rsidP="00B2009B">
      <w:pPr>
        <w:pageBreakBefore/>
        <w:spacing w:after="0" w:line="240" w:lineRule="auto"/>
        <w:ind w:left="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lastRenderedPageBreak/>
        <w:t>Appendix 2- Workers Accommodation Daily Housekeeping Inspection Checklist</w:t>
      </w:r>
    </w:p>
    <w:p w14:paraId="19F9B6C1" w14:textId="77777777" w:rsidR="006A52AC" w:rsidRPr="00B2009B" w:rsidRDefault="006A52AC" w:rsidP="00B2009B">
      <w:pPr>
        <w:spacing w:after="0" w:line="300" w:lineRule="auto"/>
        <w:rPr>
          <w:rFonts w:ascii="Arial" w:eastAsia="Calibri" w:hAnsi="Arial" w:cs="Arial"/>
          <w:sz w:val="20"/>
          <w:szCs w:val="20"/>
          <w:lang w:val="en-US"/>
        </w:rPr>
      </w:pPr>
    </w:p>
    <w:p w14:paraId="1BE4C323" w14:textId="567258BC" w:rsidR="006A52AC" w:rsidRPr="00B2009B" w:rsidRDefault="006A52AC" w:rsidP="00B2009B">
      <w:pPr>
        <w:spacing w:after="0" w:line="276" w:lineRule="auto"/>
        <w:rPr>
          <w:rFonts w:ascii="Arial" w:eastAsia="DengXian" w:hAnsi="Arial" w:cs="Arial"/>
          <w:sz w:val="20"/>
          <w:szCs w:val="20"/>
          <w:lang w:val="en-US"/>
        </w:rPr>
      </w:pPr>
      <w:r w:rsidRPr="00B2009B">
        <w:rPr>
          <w:rFonts w:ascii="Arial" w:eastAsia="DengXian" w:hAnsi="Arial" w:cs="Arial"/>
          <w:b/>
          <w:bCs/>
          <w:sz w:val="20"/>
          <w:szCs w:val="20"/>
          <w:lang w:val="en-US"/>
        </w:rPr>
        <w:t>Contractor:</w:t>
      </w:r>
      <w:r w:rsidRPr="00B2009B">
        <w:rPr>
          <w:rFonts w:ascii="Arial" w:eastAsia="DengXian" w:hAnsi="Arial" w:cs="Arial"/>
          <w:sz w:val="20"/>
          <w:szCs w:val="20"/>
          <w:lang w:val="en-US"/>
        </w:rPr>
        <w:t xml:space="preserve"> ______________________</w:t>
      </w:r>
      <w:r w:rsidRPr="00B2009B">
        <w:rPr>
          <w:rFonts w:ascii="Arial" w:eastAsia="DengXian" w:hAnsi="Arial" w:cs="Arial"/>
          <w:sz w:val="20"/>
          <w:szCs w:val="20"/>
          <w:lang w:val="en-US"/>
        </w:rPr>
        <w:tab/>
      </w:r>
      <w:r w:rsidRPr="00B2009B">
        <w:rPr>
          <w:rFonts w:ascii="Arial" w:eastAsia="DengXian" w:hAnsi="Arial" w:cs="Arial"/>
          <w:b/>
          <w:bCs/>
          <w:sz w:val="20"/>
          <w:szCs w:val="20"/>
          <w:lang w:val="en-US"/>
        </w:rPr>
        <w:t>Location (Accommodation Site):</w:t>
      </w:r>
      <w:r w:rsidRPr="00B2009B">
        <w:rPr>
          <w:rFonts w:ascii="Arial" w:eastAsia="DengXian" w:hAnsi="Arial" w:cs="Arial"/>
          <w:sz w:val="20"/>
          <w:szCs w:val="20"/>
          <w:lang w:val="en-US"/>
        </w:rPr>
        <w:t xml:space="preserve"> ____________________</w:t>
      </w:r>
    </w:p>
    <w:p w14:paraId="63697F57" w14:textId="23BAEBB2" w:rsidR="006A52AC" w:rsidRPr="00B2009B" w:rsidRDefault="006A52AC" w:rsidP="00B2009B">
      <w:pPr>
        <w:spacing w:after="0" w:line="276" w:lineRule="auto"/>
        <w:rPr>
          <w:rFonts w:ascii="Arial" w:eastAsia="DengXian" w:hAnsi="Arial" w:cs="Arial"/>
          <w:sz w:val="20"/>
          <w:szCs w:val="20"/>
          <w:lang w:val="en-US"/>
        </w:rPr>
      </w:pPr>
      <w:r w:rsidRPr="00B2009B">
        <w:rPr>
          <w:rFonts w:ascii="Arial" w:eastAsia="DengXian" w:hAnsi="Arial" w:cs="Arial"/>
          <w:sz w:val="20"/>
          <w:szCs w:val="20"/>
          <w:lang w:val="en-US"/>
        </w:rPr>
        <w:br/>
      </w:r>
      <w:r w:rsidRPr="00B2009B">
        <w:rPr>
          <w:rFonts w:ascii="Arial" w:eastAsia="DengXian" w:hAnsi="Arial" w:cs="Arial"/>
          <w:sz w:val="20"/>
          <w:szCs w:val="20"/>
          <w:lang w:val="en-US"/>
        </w:rPr>
        <w:br/>
      </w:r>
    </w:p>
    <w:p w14:paraId="6147168D" w14:textId="77777777" w:rsidR="006A52AC" w:rsidRPr="00B2009B" w:rsidRDefault="006A52AC" w:rsidP="00B2009B">
      <w:pPr>
        <w:spacing w:after="0" w:line="276" w:lineRule="auto"/>
        <w:rPr>
          <w:rFonts w:ascii="Arial" w:eastAsia="DengXian" w:hAnsi="Arial" w:cs="Arial"/>
          <w:sz w:val="20"/>
          <w:szCs w:val="20"/>
          <w:lang w:val="en-US"/>
        </w:rPr>
      </w:pPr>
    </w:p>
    <w:p w14:paraId="7F391947" w14:textId="77777777" w:rsidR="006A52AC" w:rsidRPr="00B2009B" w:rsidRDefault="006A52AC" w:rsidP="00B2009B">
      <w:pPr>
        <w:spacing w:after="0" w:line="276" w:lineRule="auto"/>
        <w:rPr>
          <w:rFonts w:ascii="Arial" w:eastAsia="DengXian" w:hAnsi="Arial" w:cs="Arial"/>
          <w:b/>
          <w:bCs/>
          <w:sz w:val="20"/>
          <w:szCs w:val="20"/>
          <w:lang w:val="en-US"/>
        </w:rPr>
      </w:pPr>
      <w:r w:rsidRPr="00B2009B">
        <w:rPr>
          <w:rFonts w:ascii="Arial" w:eastAsia="DengXian" w:hAnsi="Arial" w:cs="Arial"/>
          <w:b/>
          <w:bCs/>
          <w:sz w:val="20"/>
          <w:szCs w:val="20"/>
          <w:lang w:val="en-US"/>
        </w:rPr>
        <w:t>1. HOUSEKEEPING &amp; GENERAL CONDITION</w:t>
      </w:r>
    </w:p>
    <w:tbl>
      <w:tblPr>
        <w:tblStyle w:val="TableGrid31"/>
        <w:tblW w:w="0" w:type="auto"/>
        <w:tblInd w:w="0" w:type="dxa"/>
        <w:tblLook w:val="04A0" w:firstRow="1" w:lastRow="0" w:firstColumn="1" w:lastColumn="0" w:noHBand="0" w:noVBand="1"/>
      </w:tblPr>
      <w:tblGrid>
        <w:gridCol w:w="483"/>
        <w:gridCol w:w="4497"/>
        <w:gridCol w:w="561"/>
        <w:gridCol w:w="483"/>
        <w:gridCol w:w="561"/>
        <w:gridCol w:w="2760"/>
      </w:tblGrid>
      <w:tr w:rsidR="006A52AC" w:rsidRPr="00B2009B" w14:paraId="0ACD00B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4C8BB4E0"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26A6C76C"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Inspection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D501A"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636D56E"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0A6AA96"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N/A</w:t>
            </w:r>
          </w:p>
        </w:tc>
        <w:tc>
          <w:tcPr>
            <w:tcW w:w="0" w:type="auto"/>
            <w:tcBorders>
              <w:top w:val="single" w:sz="4" w:space="0" w:color="auto"/>
              <w:left w:val="single" w:sz="4" w:space="0" w:color="auto"/>
              <w:bottom w:val="single" w:sz="4" w:space="0" w:color="auto"/>
              <w:right w:val="single" w:sz="4" w:space="0" w:color="auto"/>
            </w:tcBorders>
            <w:vAlign w:val="center"/>
            <w:hideMark/>
          </w:tcPr>
          <w:p w14:paraId="44EB1D3A"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Remarks / Corrective Action</w:t>
            </w:r>
          </w:p>
        </w:tc>
      </w:tr>
      <w:tr w:rsidR="006A52AC" w:rsidRPr="00B2009B" w14:paraId="425BA19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5A1C46C" w14:textId="77777777" w:rsidR="006A52AC" w:rsidRPr="00B2009B" w:rsidRDefault="006A52AC" w:rsidP="00B2009B">
            <w:pPr>
              <w:rPr>
                <w:rFonts w:ascii="Arial" w:hAnsi="Arial" w:cs="Arial"/>
                <w:sz w:val="20"/>
                <w:szCs w:val="20"/>
              </w:rPr>
            </w:pPr>
            <w:r w:rsidRPr="00B2009B">
              <w:rPr>
                <w:rFonts w:ascii="Arial" w:hAnsi="Arial" w:cs="Arial"/>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9F94FCE" w14:textId="54F0C249" w:rsidR="006A52AC" w:rsidRPr="00B2009B" w:rsidRDefault="006A52AC" w:rsidP="00B2009B">
            <w:pPr>
              <w:rPr>
                <w:rFonts w:ascii="Arial" w:hAnsi="Arial" w:cs="Arial"/>
                <w:sz w:val="20"/>
                <w:szCs w:val="20"/>
              </w:rPr>
            </w:pPr>
            <w:r w:rsidRPr="00B2009B">
              <w:rPr>
                <w:rFonts w:ascii="Arial" w:hAnsi="Arial" w:cs="Arial"/>
                <w:sz w:val="20"/>
                <w:szCs w:val="20"/>
              </w:rPr>
              <w:t>Accommodation area is clean and well maintained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C777351"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8FD055"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138018E"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CA072A9" w14:textId="77777777" w:rsidR="006A52AC" w:rsidRPr="00B2009B" w:rsidRDefault="006A52AC" w:rsidP="00B2009B">
            <w:pPr>
              <w:spacing w:line="276" w:lineRule="auto"/>
              <w:rPr>
                <w:rFonts w:ascii="Arial" w:hAnsi="Arial" w:cs="Arial"/>
                <w:sz w:val="20"/>
                <w:szCs w:val="20"/>
              </w:rPr>
            </w:pPr>
          </w:p>
        </w:tc>
      </w:tr>
      <w:tr w:rsidR="006A52AC" w:rsidRPr="00B2009B" w14:paraId="7E034D25"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052589F" w14:textId="77777777" w:rsidR="006A52AC" w:rsidRPr="00B2009B" w:rsidRDefault="006A52AC" w:rsidP="00B2009B">
            <w:pPr>
              <w:rPr>
                <w:rFonts w:ascii="Arial" w:hAnsi="Arial" w:cs="Arial"/>
                <w:sz w:val="20"/>
                <w:szCs w:val="20"/>
              </w:rPr>
            </w:pPr>
            <w:r w:rsidRPr="00B2009B">
              <w:rPr>
                <w:rFonts w:ascii="Arial" w:hAnsi="Arial" w:cs="Arial"/>
                <w:sz w:val="20"/>
                <w:szCs w:val="20"/>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021EABE6" w14:textId="77777777" w:rsidR="006A52AC" w:rsidRPr="00B2009B" w:rsidRDefault="006A52AC" w:rsidP="00B2009B">
            <w:pPr>
              <w:rPr>
                <w:rFonts w:ascii="Arial" w:hAnsi="Arial" w:cs="Arial"/>
                <w:sz w:val="20"/>
                <w:szCs w:val="20"/>
              </w:rPr>
            </w:pPr>
            <w:r w:rsidRPr="00B2009B">
              <w:rPr>
                <w:rFonts w:ascii="Arial" w:hAnsi="Arial" w:cs="Arial"/>
                <w:sz w:val="20"/>
                <w:szCs w:val="20"/>
              </w:rPr>
              <w:t>Waste bins available and regularly emptied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DB54BC0"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F28039B"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D1F2FA5"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0739AB7" w14:textId="77777777" w:rsidR="006A52AC" w:rsidRPr="00B2009B" w:rsidRDefault="006A52AC" w:rsidP="00B2009B">
            <w:pPr>
              <w:spacing w:line="276" w:lineRule="auto"/>
              <w:rPr>
                <w:rFonts w:ascii="Arial" w:hAnsi="Arial" w:cs="Arial"/>
                <w:sz w:val="20"/>
                <w:szCs w:val="20"/>
              </w:rPr>
            </w:pPr>
          </w:p>
        </w:tc>
      </w:tr>
      <w:tr w:rsidR="006A52AC" w:rsidRPr="00B2009B" w14:paraId="7C9AE2C0"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FB38F82" w14:textId="77777777" w:rsidR="006A52AC" w:rsidRPr="00B2009B" w:rsidRDefault="006A52AC" w:rsidP="00B2009B">
            <w:pPr>
              <w:rPr>
                <w:rFonts w:ascii="Arial" w:hAnsi="Arial" w:cs="Arial"/>
                <w:sz w:val="20"/>
                <w:szCs w:val="20"/>
              </w:rPr>
            </w:pPr>
            <w:r w:rsidRPr="00B2009B">
              <w:rPr>
                <w:rFonts w:ascii="Arial" w:hAnsi="Arial" w:cs="Arial"/>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06954CDD" w14:textId="77777777" w:rsidR="006A52AC" w:rsidRPr="00B2009B" w:rsidRDefault="006A52AC" w:rsidP="00B2009B">
            <w:pPr>
              <w:rPr>
                <w:rFonts w:ascii="Arial" w:hAnsi="Arial" w:cs="Arial"/>
                <w:sz w:val="20"/>
                <w:szCs w:val="20"/>
              </w:rPr>
            </w:pPr>
            <w:r w:rsidRPr="00B2009B">
              <w:rPr>
                <w:rFonts w:ascii="Arial" w:hAnsi="Arial" w:cs="Arial"/>
                <w:sz w:val="20"/>
                <w:szCs w:val="20"/>
              </w:rPr>
              <w:t>No accumulation of waste or combustible materials</w:t>
            </w:r>
          </w:p>
        </w:tc>
        <w:tc>
          <w:tcPr>
            <w:tcW w:w="0" w:type="auto"/>
            <w:tcBorders>
              <w:top w:val="single" w:sz="4" w:space="0" w:color="auto"/>
              <w:left w:val="single" w:sz="4" w:space="0" w:color="auto"/>
              <w:bottom w:val="single" w:sz="4" w:space="0" w:color="auto"/>
              <w:right w:val="single" w:sz="4" w:space="0" w:color="auto"/>
            </w:tcBorders>
            <w:vAlign w:val="center"/>
            <w:hideMark/>
          </w:tcPr>
          <w:p w14:paraId="28B27D93"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8283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7BF8E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08D331" w14:textId="77777777" w:rsidR="006A52AC" w:rsidRPr="00B2009B" w:rsidRDefault="006A52AC" w:rsidP="00B2009B">
            <w:pPr>
              <w:spacing w:line="276" w:lineRule="auto"/>
              <w:rPr>
                <w:rFonts w:ascii="Arial" w:hAnsi="Arial" w:cs="Arial"/>
                <w:sz w:val="20"/>
                <w:szCs w:val="20"/>
              </w:rPr>
            </w:pPr>
          </w:p>
        </w:tc>
      </w:tr>
      <w:tr w:rsidR="006A52AC" w:rsidRPr="00B2009B" w14:paraId="4F290262"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CF9EBCA" w14:textId="77777777" w:rsidR="006A52AC" w:rsidRPr="00B2009B" w:rsidRDefault="006A52AC" w:rsidP="00B2009B">
            <w:pPr>
              <w:rPr>
                <w:rFonts w:ascii="Arial" w:hAnsi="Arial" w:cs="Arial"/>
                <w:sz w:val="20"/>
                <w:szCs w:val="20"/>
              </w:rPr>
            </w:pPr>
            <w:r w:rsidRPr="00B2009B">
              <w:rPr>
                <w:rFonts w:ascii="Arial" w:hAnsi="Arial" w:cs="Arial"/>
                <w:sz w:val="2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AD790F3" w14:textId="77777777" w:rsidR="006A52AC" w:rsidRPr="00B2009B" w:rsidRDefault="006A52AC" w:rsidP="00B2009B">
            <w:pPr>
              <w:rPr>
                <w:rFonts w:ascii="Arial" w:hAnsi="Arial" w:cs="Arial"/>
                <w:sz w:val="20"/>
                <w:szCs w:val="20"/>
              </w:rPr>
            </w:pPr>
            <w:r w:rsidRPr="00B2009B">
              <w:rPr>
                <w:rFonts w:ascii="Arial" w:hAnsi="Arial" w:cs="Arial"/>
                <w:sz w:val="20"/>
                <w:szCs w:val="20"/>
              </w:rPr>
              <w:t>Walkways and access routes are clear</w:t>
            </w:r>
          </w:p>
        </w:tc>
        <w:tc>
          <w:tcPr>
            <w:tcW w:w="0" w:type="auto"/>
            <w:tcBorders>
              <w:top w:val="single" w:sz="4" w:space="0" w:color="auto"/>
              <w:left w:val="single" w:sz="4" w:space="0" w:color="auto"/>
              <w:bottom w:val="single" w:sz="4" w:space="0" w:color="auto"/>
              <w:right w:val="single" w:sz="4" w:space="0" w:color="auto"/>
            </w:tcBorders>
            <w:vAlign w:val="center"/>
            <w:hideMark/>
          </w:tcPr>
          <w:p w14:paraId="3AE0C20C"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B81254B"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4808D6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2BD9C7B" w14:textId="77777777" w:rsidR="006A52AC" w:rsidRPr="00B2009B" w:rsidRDefault="006A52AC" w:rsidP="00B2009B">
            <w:pPr>
              <w:spacing w:line="276" w:lineRule="auto"/>
              <w:rPr>
                <w:rFonts w:ascii="Arial" w:hAnsi="Arial" w:cs="Arial"/>
                <w:sz w:val="20"/>
                <w:szCs w:val="20"/>
              </w:rPr>
            </w:pPr>
          </w:p>
        </w:tc>
      </w:tr>
    </w:tbl>
    <w:p w14:paraId="734D526C" w14:textId="77777777" w:rsidR="006A52AC" w:rsidRPr="00B2009B" w:rsidRDefault="006A52AC" w:rsidP="00B2009B">
      <w:pPr>
        <w:spacing w:after="0" w:line="276" w:lineRule="auto"/>
        <w:rPr>
          <w:rFonts w:ascii="Arial" w:eastAsia="DengXian" w:hAnsi="Arial" w:cs="Arial"/>
          <w:sz w:val="20"/>
          <w:szCs w:val="20"/>
          <w:lang w:val="en-US"/>
        </w:rPr>
      </w:pPr>
    </w:p>
    <w:p w14:paraId="785FFDDB" w14:textId="77777777" w:rsidR="006A52AC" w:rsidRPr="00B2009B" w:rsidRDefault="006A52AC" w:rsidP="00B2009B">
      <w:pPr>
        <w:spacing w:after="0" w:line="276" w:lineRule="auto"/>
        <w:rPr>
          <w:rFonts w:ascii="Arial" w:eastAsia="DengXian" w:hAnsi="Arial" w:cs="Arial"/>
          <w:b/>
          <w:bCs/>
          <w:sz w:val="20"/>
          <w:szCs w:val="20"/>
          <w:lang w:val="en-US"/>
        </w:rPr>
      </w:pPr>
      <w:r w:rsidRPr="00B2009B">
        <w:rPr>
          <w:rFonts w:ascii="Arial" w:eastAsia="DengXian" w:hAnsi="Arial" w:cs="Arial"/>
          <w:b/>
          <w:bCs/>
          <w:sz w:val="20"/>
          <w:szCs w:val="20"/>
          <w:lang w:val="en-US"/>
        </w:rPr>
        <w:t>2. ELECTRICAL &amp; FIRE SAFETY</w:t>
      </w:r>
    </w:p>
    <w:tbl>
      <w:tblPr>
        <w:tblStyle w:val="TableGrid31"/>
        <w:tblW w:w="0" w:type="auto"/>
        <w:tblInd w:w="0" w:type="dxa"/>
        <w:tblLook w:val="04A0" w:firstRow="1" w:lastRow="0" w:firstColumn="1" w:lastColumn="0" w:noHBand="0" w:noVBand="1"/>
      </w:tblPr>
      <w:tblGrid>
        <w:gridCol w:w="483"/>
        <w:gridCol w:w="4640"/>
        <w:gridCol w:w="561"/>
        <w:gridCol w:w="483"/>
        <w:gridCol w:w="561"/>
        <w:gridCol w:w="2617"/>
      </w:tblGrid>
      <w:tr w:rsidR="006A52AC" w:rsidRPr="00B2009B" w14:paraId="14CC510A"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59AA7BB"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69217D6F"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Inspection Item</w:t>
            </w:r>
          </w:p>
        </w:tc>
        <w:tc>
          <w:tcPr>
            <w:tcW w:w="0" w:type="auto"/>
            <w:tcBorders>
              <w:top w:val="single" w:sz="4" w:space="0" w:color="auto"/>
              <w:left w:val="single" w:sz="4" w:space="0" w:color="auto"/>
              <w:bottom w:val="single" w:sz="4" w:space="0" w:color="auto"/>
              <w:right w:val="single" w:sz="4" w:space="0" w:color="auto"/>
            </w:tcBorders>
            <w:vAlign w:val="center"/>
            <w:hideMark/>
          </w:tcPr>
          <w:p w14:paraId="44D5F69F"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630FCC"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No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61DD5F"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N/A</w:t>
            </w:r>
          </w:p>
        </w:tc>
        <w:tc>
          <w:tcPr>
            <w:tcW w:w="0" w:type="auto"/>
            <w:tcBorders>
              <w:top w:val="single" w:sz="4" w:space="0" w:color="auto"/>
              <w:left w:val="single" w:sz="4" w:space="0" w:color="auto"/>
              <w:bottom w:val="single" w:sz="4" w:space="0" w:color="auto"/>
              <w:right w:val="single" w:sz="4" w:space="0" w:color="auto"/>
            </w:tcBorders>
            <w:vAlign w:val="center"/>
            <w:hideMark/>
          </w:tcPr>
          <w:p w14:paraId="237684AB"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Remarks / Corrective Action</w:t>
            </w:r>
          </w:p>
        </w:tc>
      </w:tr>
      <w:tr w:rsidR="006A52AC" w:rsidRPr="00B2009B" w14:paraId="5EA237A3"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7D4DB9F5" w14:textId="77777777" w:rsidR="006A52AC" w:rsidRPr="00B2009B" w:rsidRDefault="006A52AC" w:rsidP="00B2009B">
            <w:pPr>
              <w:rPr>
                <w:rFonts w:ascii="Arial" w:hAnsi="Arial" w:cs="Arial"/>
                <w:sz w:val="20"/>
                <w:szCs w:val="20"/>
              </w:rPr>
            </w:pPr>
            <w:r w:rsidRPr="00B2009B">
              <w:rPr>
                <w:rFonts w:ascii="Arial" w:hAnsi="Arial" w:cs="Arial"/>
                <w:sz w:val="20"/>
                <w:szCs w:val="20"/>
              </w:rPr>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29E3D73A" w14:textId="77777777" w:rsidR="006A52AC" w:rsidRPr="00B2009B" w:rsidRDefault="006A52AC" w:rsidP="00B2009B">
            <w:pPr>
              <w:rPr>
                <w:rFonts w:ascii="Arial" w:hAnsi="Arial" w:cs="Arial"/>
                <w:sz w:val="20"/>
                <w:szCs w:val="20"/>
              </w:rPr>
            </w:pPr>
            <w:r w:rsidRPr="00B2009B">
              <w:rPr>
                <w:rFonts w:ascii="Arial" w:hAnsi="Arial" w:cs="Arial"/>
                <w:sz w:val="20"/>
                <w:szCs w:val="20"/>
              </w:rPr>
              <w:t>Electrical wiring and plugs in good 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4C4A337"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6B631F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6A7F1C1"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3F239D9" w14:textId="77777777" w:rsidR="006A52AC" w:rsidRPr="00B2009B" w:rsidRDefault="006A52AC" w:rsidP="00B2009B">
            <w:pPr>
              <w:spacing w:line="276" w:lineRule="auto"/>
              <w:rPr>
                <w:rFonts w:ascii="Arial" w:hAnsi="Arial" w:cs="Arial"/>
                <w:sz w:val="20"/>
                <w:szCs w:val="20"/>
              </w:rPr>
            </w:pPr>
          </w:p>
        </w:tc>
      </w:tr>
      <w:tr w:rsidR="006A52AC" w:rsidRPr="00B2009B" w14:paraId="40B2199B"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103D4115" w14:textId="77777777" w:rsidR="006A52AC" w:rsidRPr="00B2009B" w:rsidRDefault="006A52AC" w:rsidP="00B2009B">
            <w:pPr>
              <w:rPr>
                <w:rFonts w:ascii="Arial" w:hAnsi="Arial" w:cs="Arial"/>
                <w:sz w:val="20"/>
                <w:szCs w:val="20"/>
              </w:rPr>
            </w:pPr>
            <w:r w:rsidRPr="00B2009B">
              <w:rPr>
                <w:rFonts w:ascii="Arial" w:hAnsi="Arial" w:cs="Arial"/>
                <w:sz w:val="20"/>
                <w:szCs w:val="20"/>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18F68671" w14:textId="77777777" w:rsidR="006A52AC" w:rsidRPr="00B2009B" w:rsidRDefault="006A52AC" w:rsidP="00B2009B">
            <w:pPr>
              <w:rPr>
                <w:rFonts w:ascii="Arial" w:hAnsi="Arial" w:cs="Arial"/>
                <w:sz w:val="20"/>
                <w:szCs w:val="20"/>
              </w:rPr>
            </w:pPr>
            <w:r w:rsidRPr="00B2009B">
              <w:rPr>
                <w:rFonts w:ascii="Arial" w:hAnsi="Arial" w:cs="Arial"/>
                <w:sz w:val="20"/>
                <w:szCs w:val="20"/>
              </w:rPr>
              <w:t>No use of damaged or unauthorized electrical appliances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4905F4A"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1A4633C"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A7FEE55"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8E6FE2F" w14:textId="77777777" w:rsidR="006A52AC" w:rsidRPr="00B2009B" w:rsidRDefault="006A52AC" w:rsidP="00B2009B">
            <w:pPr>
              <w:spacing w:line="276" w:lineRule="auto"/>
              <w:rPr>
                <w:rFonts w:ascii="Arial" w:hAnsi="Arial" w:cs="Arial"/>
                <w:sz w:val="20"/>
                <w:szCs w:val="20"/>
              </w:rPr>
            </w:pPr>
          </w:p>
        </w:tc>
      </w:tr>
      <w:tr w:rsidR="006A52AC" w:rsidRPr="00B2009B" w14:paraId="57A6DF5D"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0B8D228F" w14:textId="77777777" w:rsidR="006A52AC" w:rsidRPr="00B2009B" w:rsidRDefault="006A52AC" w:rsidP="00B2009B">
            <w:pPr>
              <w:rPr>
                <w:rFonts w:ascii="Arial" w:hAnsi="Arial" w:cs="Arial"/>
                <w:sz w:val="20"/>
                <w:szCs w:val="20"/>
              </w:rPr>
            </w:pPr>
            <w:r w:rsidRPr="00B2009B">
              <w:rPr>
                <w:rFonts w:ascii="Arial" w:hAnsi="Arial" w:cs="Arial"/>
                <w:sz w:val="20"/>
                <w:szCs w:val="20"/>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07373DC" w14:textId="77777777" w:rsidR="006A52AC" w:rsidRPr="00B2009B" w:rsidRDefault="006A52AC" w:rsidP="00B2009B">
            <w:pPr>
              <w:rPr>
                <w:rFonts w:ascii="Arial" w:hAnsi="Arial" w:cs="Arial"/>
                <w:sz w:val="20"/>
                <w:szCs w:val="20"/>
              </w:rPr>
            </w:pPr>
            <w:r w:rsidRPr="00B2009B">
              <w:rPr>
                <w:rFonts w:ascii="Arial" w:hAnsi="Arial" w:cs="Arial"/>
                <w:sz w:val="20"/>
                <w:szCs w:val="20"/>
              </w:rPr>
              <w:t>Fire extinguishers available and within validity period</w:t>
            </w:r>
          </w:p>
        </w:tc>
        <w:tc>
          <w:tcPr>
            <w:tcW w:w="0" w:type="auto"/>
            <w:tcBorders>
              <w:top w:val="single" w:sz="4" w:space="0" w:color="auto"/>
              <w:left w:val="single" w:sz="4" w:space="0" w:color="auto"/>
              <w:bottom w:val="single" w:sz="4" w:space="0" w:color="auto"/>
              <w:right w:val="single" w:sz="4" w:space="0" w:color="auto"/>
            </w:tcBorders>
            <w:vAlign w:val="center"/>
            <w:hideMark/>
          </w:tcPr>
          <w:p w14:paraId="28308355"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82B277F"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972840"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3EFF56A" w14:textId="77777777" w:rsidR="006A52AC" w:rsidRPr="00B2009B" w:rsidRDefault="006A52AC" w:rsidP="00B2009B">
            <w:pPr>
              <w:spacing w:line="276" w:lineRule="auto"/>
              <w:rPr>
                <w:rFonts w:ascii="Arial" w:hAnsi="Arial" w:cs="Arial"/>
                <w:sz w:val="20"/>
                <w:szCs w:val="20"/>
              </w:rPr>
            </w:pPr>
          </w:p>
        </w:tc>
      </w:tr>
      <w:tr w:rsidR="006A52AC" w:rsidRPr="00B2009B" w14:paraId="056D97F4"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37D3D65E" w14:textId="77777777" w:rsidR="006A52AC" w:rsidRPr="00B2009B" w:rsidRDefault="006A52AC" w:rsidP="00B2009B">
            <w:pPr>
              <w:rPr>
                <w:rFonts w:ascii="Arial" w:hAnsi="Arial" w:cs="Arial"/>
                <w:sz w:val="20"/>
                <w:szCs w:val="20"/>
              </w:rPr>
            </w:pPr>
            <w:r w:rsidRPr="00B2009B">
              <w:rPr>
                <w:rFonts w:ascii="Arial" w:hAnsi="Arial" w:cs="Arial"/>
                <w:sz w:val="20"/>
                <w:szCs w:val="20"/>
              </w:rPr>
              <w:t>4</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396FC" w14:textId="77777777" w:rsidR="006A52AC" w:rsidRPr="00B2009B" w:rsidRDefault="006A52AC" w:rsidP="00B2009B">
            <w:pPr>
              <w:rPr>
                <w:rFonts w:ascii="Arial" w:hAnsi="Arial" w:cs="Arial"/>
                <w:sz w:val="20"/>
                <w:szCs w:val="20"/>
              </w:rPr>
            </w:pPr>
            <w:r w:rsidRPr="00B2009B">
              <w:rPr>
                <w:rFonts w:ascii="Arial" w:hAnsi="Arial" w:cs="Arial"/>
                <w:sz w:val="20"/>
                <w:szCs w:val="20"/>
              </w:rPr>
              <w:t>Emergency exits and routes are unobstructed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4541C4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9CDF516"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D401B4B"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0F63DEF8" w14:textId="77777777" w:rsidR="006A52AC" w:rsidRPr="00B2009B" w:rsidRDefault="006A52AC" w:rsidP="00B2009B">
            <w:pPr>
              <w:spacing w:line="276" w:lineRule="auto"/>
              <w:rPr>
                <w:rFonts w:ascii="Arial" w:hAnsi="Arial" w:cs="Arial"/>
                <w:sz w:val="20"/>
                <w:szCs w:val="20"/>
              </w:rPr>
            </w:pPr>
          </w:p>
        </w:tc>
      </w:tr>
      <w:tr w:rsidR="006A52AC" w:rsidRPr="00B2009B" w14:paraId="032DC178" w14:textId="77777777">
        <w:tc>
          <w:tcPr>
            <w:tcW w:w="0" w:type="auto"/>
            <w:tcBorders>
              <w:top w:val="single" w:sz="4" w:space="0" w:color="auto"/>
              <w:left w:val="single" w:sz="4" w:space="0" w:color="auto"/>
              <w:bottom w:val="single" w:sz="4" w:space="0" w:color="auto"/>
              <w:right w:val="single" w:sz="4" w:space="0" w:color="auto"/>
            </w:tcBorders>
            <w:vAlign w:val="center"/>
            <w:hideMark/>
          </w:tcPr>
          <w:p w14:paraId="586B2688" w14:textId="77777777" w:rsidR="006A52AC" w:rsidRPr="00B2009B" w:rsidRDefault="006A52AC" w:rsidP="00B2009B">
            <w:pPr>
              <w:rPr>
                <w:rFonts w:ascii="Arial" w:hAnsi="Arial" w:cs="Arial"/>
                <w:sz w:val="20"/>
                <w:szCs w:val="20"/>
              </w:rPr>
            </w:pPr>
            <w:r w:rsidRPr="00B2009B">
              <w:rPr>
                <w:rFonts w:ascii="Arial"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vAlign w:val="center"/>
            <w:hideMark/>
          </w:tcPr>
          <w:p w14:paraId="21B226C5" w14:textId="77777777" w:rsidR="006A52AC" w:rsidRPr="00B2009B" w:rsidRDefault="006A52AC" w:rsidP="00B2009B">
            <w:pPr>
              <w:rPr>
                <w:rFonts w:ascii="Arial" w:hAnsi="Arial" w:cs="Arial"/>
                <w:sz w:val="20"/>
                <w:szCs w:val="20"/>
              </w:rPr>
            </w:pPr>
            <w:r w:rsidRPr="00B2009B">
              <w:rPr>
                <w:rFonts w:ascii="Arial" w:hAnsi="Arial" w:cs="Arial"/>
                <w:sz w:val="20"/>
                <w:szCs w:val="20"/>
              </w:rPr>
              <w:t>Smoking only at designated areas</w:t>
            </w:r>
          </w:p>
        </w:tc>
        <w:tc>
          <w:tcPr>
            <w:tcW w:w="0" w:type="auto"/>
            <w:tcBorders>
              <w:top w:val="single" w:sz="4" w:space="0" w:color="auto"/>
              <w:left w:val="single" w:sz="4" w:space="0" w:color="auto"/>
              <w:bottom w:val="single" w:sz="4" w:space="0" w:color="auto"/>
              <w:right w:val="single" w:sz="4" w:space="0" w:color="auto"/>
            </w:tcBorders>
            <w:vAlign w:val="center"/>
            <w:hideMark/>
          </w:tcPr>
          <w:p w14:paraId="4A86149B"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D14B43"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C4111B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751AB84" w14:textId="77777777" w:rsidR="006A52AC" w:rsidRPr="00B2009B" w:rsidRDefault="006A52AC" w:rsidP="00B2009B">
            <w:pPr>
              <w:spacing w:line="276" w:lineRule="auto"/>
              <w:rPr>
                <w:rFonts w:ascii="Arial" w:hAnsi="Arial" w:cs="Arial"/>
                <w:sz w:val="20"/>
                <w:szCs w:val="20"/>
              </w:rPr>
            </w:pPr>
          </w:p>
        </w:tc>
      </w:tr>
    </w:tbl>
    <w:p w14:paraId="0D63DC42" w14:textId="77777777" w:rsidR="006A52AC" w:rsidRPr="00B2009B" w:rsidRDefault="006A52AC" w:rsidP="00B2009B">
      <w:pPr>
        <w:spacing w:after="0" w:line="276" w:lineRule="auto"/>
        <w:rPr>
          <w:rFonts w:ascii="Arial" w:eastAsia="DengXian" w:hAnsi="Arial" w:cs="Arial"/>
          <w:sz w:val="20"/>
          <w:szCs w:val="20"/>
          <w:lang w:val="en-US"/>
        </w:rPr>
      </w:pPr>
    </w:p>
    <w:p w14:paraId="4B058447" w14:textId="77777777" w:rsidR="006A52AC" w:rsidRPr="00B2009B" w:rsidRDefault="006A52AC" w:rsidP="00B2009B">
      <w:pPr>
        <w:spacing w:after="0" w:line="276" w:lineRule="auto"/>
        <w:rPr>
          <w:rFonts w:ascii="Arial" w:eastAsia="DengXian" w:hAnsi="Arial" w:cs="Arial"/>
          <w:b/>
          <w:bCs/>
          <w:sz w:val="20"/>
          <w:szCs w:val="20"/>
          <w:lang w:val="en-US"/>
        </w:rPr>
      </w:pPr>
      <w:r w:rsidRPr="00B2009B">
        <w:rPr>
          <w:rFonts w:ascii="Arial" w:eastAsia="DengXian" w:hAnsi="Arial" w:cs="Arial"/>
          <w:b/>
          <w:bCs/>
          <w:sz w:val="20"/>
          <w:szCs w:val="20"/>
          <w:lang w:val="en-US"/>
        </w:rPr>
        <w:t>3. HYGIENE &amp; SANITATION</w:t>
      </w:r>
    </w:p>
    <w:tbl>
      <w:tblPr>
        <w:tblStyle w:val="TableGrid31"/>
        <w:tblW w:w="0" w:type="auto"/>
        <w:tblInd w:w="0" w:type="dxa"/>
        <w:tblLook w:val="04A0" w:firstRow="1" w:lastRow="0" w:firstColumn="1" w:lastColumn="0" w:noHBand="0" w:noVBand="1"/>
      </w:tblPr>
      <w:tblGrid>
        <w:gridCol w:w="483"/>
        <w:gridCol w:w="4507"/>
        <w:gridCol w:w="561"/>
        <w:gridCol w:w="538"/>
        <w:gridCol w:w="632"/>
        <w:gridCol w:w="2605"/>
      </w:tblGrid>
      <w:tr w:rsidR="006A52AC" w:rsidRPr="00B2009B" w14:paraId="56839F7E" w14:textId="77777777">
        <w:tc>
          <w:tcPr>
            <w:tcW w:w="0" w:type="auto"/>
            <w:tcBorders>
              <w:top w:val="single" w:sz="4" w:space="0" w:color="auto"/>
              <w:left w:val="single" w:sz="4" w:space="0" w:color="auto"/>
              <w:bottom w:val="single" w:sz="4" w:space="0" w:color="auto"/>
              <w:right w:val="single" w:sz="4" w:space="0" w:color="auto"/>
            </w:tcBorders>
            <w:hideMark/>
          </w:tcPr>
          <w:p w14:paraId="2DB08065"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No</w:t>
            </w:r>
          </w:p>
        </w:tc>
        <w:tc>
          <w:tcPr>
            <w:tcW w:w="4507" w:type="dxa"/>
            <w:tcBorders>
              <w:top w:val="single" w:sz="4" w:space="0" w:color="auto"/>
              <w:left w:val="single" w:sz="4" w:space="0" w:color="auto"/>
              <w:bottom w:val="single" w:sz="4" w:space="0" w:color="auto"/>
              <w:right w:val="single" w:sz="4" w:space="0" w:color="auto"/>
            </w:tcBorders>
            <w:hideMark/>
          </w:tcPr>
          <w:p w14:paraId="673A6C0B"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Inspection Item</w:t>
            </w:r>
          </w:p>
        </w:tc>
        <w:tc>
          <w:tcPr>
            <w:tcW w:w="540" w:type="dxa"/>
            <w:tcBorders>
              <w:top w:val="single" w:sz="4" w:space="0" w:color="auto"/>
              <w:left w:val="single" w:sz="4" w:space="0" w:color="auto"/>
              <w:bottom w:val="single" w:sz="4" w:space="0" w:color="auto"/>
              <w:right w:val="single" w:sz="4" w:space="0" w:color="auto"/>
            </w:tcBorders>
            <w:hideMark/>
          </w:tcPr>
          <w:p w14:paraId="474FDB88"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Yes</w:t>
            </w:r>
          </w:p>
        </w:tc>
        <w:tc>
          <w:tcPr>
            <w:tcW w:w="538" w:type="dxa"/>
            <w:tcBorders>
              <w:top w:val="single" w:sz="4" w:space="0" w:color="auto"/>
              <w:left w:val="single" w:sz="4" w:space="0" w:color="auto"/>
              <w:bottom w:val="single" w:sz="4" w:space="0" w:color="auto"/>
              <w:right w:val="single" w:sz="4" w:space="0" w:color="auto"/>
            </w:tcBorders>
            <w:hideMark/>
          </w:tcPr>
          <w:p w14:paraId="5DA5BBB5"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No</w:t>
            </w:r>
          </w:p>
        </w:tc>
        <w:tc>
          <w:tcPr>
            <w:tcW w:w="632" w:type="dxa"/>
            <w:tcBorders>
              <w:top w:val="single" w:sz="4" w:space="0" w:color="auto"/>
              <w:left w:val="single" w:sz="4" w:space="0" w:color="auto"/>
              <w:bottom w:val="single" w:sz="4" w:space="0" w:color="auto"/>
              <w:right w:val="single" w:sz="4" w:space="0" w:color="auto"/>
            </w:tcBorders>
            <w:hideMark/>
          </w:tcPr>
          <w:p w14:paraId="3A1EFDA6"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N/A</w:t>
            </w:r>
          </w:p>
        </w:tc>
        <w:tc>
          <w:tcPr>
            <w:tcW w:w="2605" w:type="dxa"/>
            <w:tcBorders>
              <w:top w:val="single" w:sz="4" w:space="0" w:color="auto"/>
              <w:left w:val="single" w:sz="4" w:space="0" w:color="auto"/>
              <w:bottom w:val="single" w:sz="4" w:space="0" w:color="auto"/>
              <w:right w:val="single" w:sz="4" w:space="0" w:color="auto"/>
            </w:tcBorders>
            <w:hideMark/>
          </w:tcPr>
          <w:p w14:paraId="51F59C8D"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Remarks / Corrective Action</w:t>
            </w:r>
          </w:p>
        </w:tc>
      </w:tr>
      <w:tr w:rsidR="006A52AC" w:rsidRPr="00B2009B" w14:paraId="0E1B987D" w14:textId="77777777">
        <w:tc>
          <w:tcPr>
            <w:tcW w:w="0" w:type="auto"/>
            <w:tcBorders>
              <w:top w:val="single" w:sz="4" w:space="0" w:color="auto"/>
              <w:left w:val="single" w:sz="4" w:space="0" w:color="auto"/>
              <w:bottom w:val="single" w:sz="4" w:space="0" w:color="auto"/>
              <w:right w:val="single" w:sz="4" w:space="0" w:color="auto"/>
            </w:tcBorders>
            <w:hideMark/>
          </w:tcPr>
          <w:p w14:paraId="128A8F8D" w14:textId="77777777" w:rsidR="006A52AC" w:rsidRPr="00B2009B" w:rsidRDefault="006A52AC" w:rsidP="00B2009B">
            <w:pPr>
              <w:rPr>
                <w:rFonts w:ascii="Arial" w:hAnsi="Arial" w:cs="Arial"/>
                <w:sz w:val="20"/>
                <w:szCs w:val="20"/>
              </w:rPr>
            </w:pPr>
            <w:r w:rsidRPr="00B2009B">
              <w:rPr>
                <w:rFonts w:ascii="Arial" w:hAnsi="Arial" w:cs="Arial"/>
                <w:sz w:val="20"/>
                <w:szCs w:val="20"/>
              </w:rPr>
              <w:t>1</w:t>
            </w:r>
          </w:p>
        </w:tc>
        <w:tc>
          <w:tcPr>
            <w:tcW w:w="4507" w:type="dxa"/>
            <w:tcBorders>
              <w:top w:val="single" w:sz="4" w:space="0" w:color="auto"/>
              <w:left w:val="single" w:sz="4" w:space="0" w:color="auto"/>
              <w:bottom w:val="single" w:sz="4" w:space="0" w:color="auto"/>
              <w:right w:val="single" w:sz="4" w:space="0" w:color="auto"/>
            </w:tcBorders>
            <w:hideMark/>
          </w:tcPr>
          <w:p w14:paraId="68B1C17A" w14:textId="77777777" w:rsidR="006A52AC" w:rsidRPr="00B2009B" w:rsidRDefault="006A52AC" w:rsidP="00B2009B">
            <w:pPr>
              <w:rPr>
                <w:rFonts w:ascii="Arial" w:hAnsi="Arial" w:cs="Arial"/>
                <w:sz w:val="20"/>
                <w:szCs w:val="20"/>
              </w:rPr>
            </w:pPr>
            <w:r w:rsidRPr="00B2009B">
              <w:rPr>
                <w:rFonts w:ascii="Arial" w:hAnsi="Arial" w:cs="Arial"/>
                <w:sz w:val="20"/>
                <w:szCs w:val="20"/>
              </w:rPr>
              <w:t>Toilets and bathrooms clean and functional</w:t>
            </w:r>
          </w:p>
        </w:tc>
        <w:tc>
          <w:tcPr>
            <w:tcW w:w="540" w:type="dxa"/>
            <w:tcBorders>
              <w:top w:val="single" w:sz="4" w:space="0" w:color="auto"/>
              <w:left w:val="single" w:sz="4" w:space="0" w:color="auto"/>
              <w:bottom w:val="single" w:sz="4" w:space="0" w:color="auto"/>
              <w:right w:val="single" w:sz="4" w:space="0" w:color="auto"/>
            </w:tcBorders>
            <w:vAlign w:val="center"/>
            <w:hideMark/>
          </w:tcPr>
          <w:p w14:paraId="06585A70"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14:paraId="06922A7F"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632" w:type="dxa"/>
            <w:tcBorders>
              <w:top w:val="single" w:sz="4" w:space="0" w:color="auto"/>
              <w:left w:val="single" w:sz="4" w:space="0" w:color="auto"/>
              <w:bottom w:val="single" w:sz="4" w:space="0" w:color="auto"/>
              <w:right w:val="single" w:sz="4" w:space="0" w:color="auto"/>
            </w:tcBorders>
            <w:vAlign w:val="center"/>
            <w:hideMark/>
          </w:tcPr>
          <w:p w14:paraId="3074F945"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2605" w:type="dxa"/>
            <w:tcBorders>
              <w:top w:val="single" w:sz="4" w:space="0" w:color="auto"/>
              <w:left w:val="single" w:sz="4" w:space="0" w:color="auto"/>
              <w:bottom w:val="single" w:sz="4" w:space="0" w:color="auto"/>
              <w:right w:val="single" w:sz="4" w:space="0" w:color="auto"/>
            </w:tcBorders>
            <w:hideMark/>
          </w:tcPr>
          <w:p w14:paraId="128B8936" w14:textId="77777777" w:rsidR="006A52AC" w:rsidRPr="00B2009B" w:rsidRDefault="006A52AC" w:rsidP="00B2009B">
            <w:pPr>
              <w:spacing w:line="276" w:lineRule="auto"/>
              <w:rPr>
                <w:rFonts w:ascii="Arial" w:hAnsi="Arial" w:cs="Arial"/>
                <w:sz w:val="20"/>
                <w:szCs w:val="20"/>
              </w:rPr>
            </w:pPr>
          </w:p>
        </w:tc>
      </w:tr>
      <w:tr w:rsidR="006A52AC" w:rsidRPr="00B2009B" w14:paraId="2CCF5886" w14:textId="77777777">
        <w:tc>
          <w:tcPr>
            <w:tcW w:w="0" w:type="auto"/>
            <w:tcBorders>
              <w:top w:val="single" w:sz="4" w:space="0" w:color="auto"/>
              <w:left w:val="single" w:sz="4" w:space="0" w:color="auto"/>
              <w:bottom w:val="single" w:sz="4" w:space="0" w:color="auto"/>
              <w:right w:val="single" w:sz="4" w:space="0" w:color="auto"/>
            </w:tcBorders>
            <w:hideMark/>
          </w:tcPr>
          <w:p w14:paraId="53B5ABE8" w14:textId="77777777" w:rsidR="006A52AC" w:rsidRPr="00B2009B" w:rsidRDefault="006A52AC" w:rsidP="00B2009B">
            <w:pPr>
              <w:rPr>
                <w:rFonts w:ascii="Arial" w:hAnsi="Arial" w:cs="Arial"/>
                <w:sz w:val="20"/>
                <w:szCs w:val="20"/>
              </w:rPr>
            </w:pPr>
            <w:r w:rsidRPr="00B2009B">
              <w:rPr>
                <w:rFonts w:ascii="Arial" w:hAnsi="Arial" w:cs="Arial"/>
                <w:sz w:val="20"/>
                <w:szCs w:val="20"/>
              </w:rPr>
              <w:t>2</w:t>
            </w:r>
          </w:p>
        </w:tc>
        <w:tc>
          <w:tcPr>
            <w:tcW w:w="4507" w:type="dxa"/>
            <w:tcBorders>
              <w:top w:val="single" w:sz="4" w:space="0" w:color="auto"/>
              <w:left w:val="single" w:sz="4" w:space="0" w:color="auto"/>
              <w:bottom w:val="single" w:sz="4" w:space="0" w:color="auto"/>
              <w:right w:val="single" w:sz="4" w:space="0" w:color="auto"/>
            </w:tcBorders>
            <w:hideMark/>
          </w:tcPr>
          <w:p w14:paraId="7B90BB78" w14:textId="77777777" w:rsidR="006A52AC" w:rsidRPr="00B2009B" w:rsidRDefault="006A52AC" w:rsidP="00B2009B">
            <w:pPr>
              <w:rPr>
                <w:rFonts w:ascii="Arial" w:hAnsi="Arial" w:cs="Arial"/>
                <w:sz w:val="20"/>
                <w:szCs w:val="20"/>
              </w:rPr>
            </w:pPr>
            <w:r w:rsidRPr="00B2009B">
              <w:rPr>
                <w:rFonts w:ascii="Arial" w:hAnsi="Arial" w:cs="Arial"/>
                <w:sz w:val="20"/>
                <w:szCs w:val="20"/>
              </w:rPr>
              <w:t>Adequate water supply available</w:t>
            </w:r>
          </w:p>
        </w:tc>
        <w:tc>
          <w:tcPr>
            <w:tcW w:w="540" w:type="dxa"/>
            <w:tcBorders>
              <w:top w:val="single" w:sz="4" w:space="0" w:color="auto"/>
              <w:left w:val="single" w:sz="4" w:space="0" w:color="auto"/>
              <w:bottom w:val="single" w:sz="4" w:space="0" w:color="auto"/>
              <w:right w:val="single" w:sz="4" w:space="0" w:color="auto"/>
            </w:tcBorders>
            <w:vAlign w:val="center"/>
            <w:hideMark/>
          </w:tcPr>
          <w:p w14:paraId="7A74E2C7"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14:paraId="712CD39E"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632" w:type="dxa"/>
            <w:tcBorders>
              <w:top w:val="single" w:sz="4" w:space="0" w:color="auto"/>
              <w:left w:val="single" w:sz="4" w:space="0" w:color="auto"/>
              <w:bottom w:val="single" w:sz="4" w:space="0" w:color="auto"/>
              <w:right w:val="single" w:sz="4" w:space="0" w:color="auto"/>
            </w:tcBorders>
            <w:vAlign w:val="center"/>
            <w:hideMark/>
          </w:tcPr>
          <w:p w14:paraId="5FBF40D1"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2605" w:type="dxa"/>
            <w:tcBorders>
              <w:top w:val="single" w:sz="4" w:space="0" w:color="auto"/>
              <w:left w:val="single" w:sz="4" w:space="0" w:color="auto"/>
              <w:bottom w:val="single" w:sz="4" w:space="0" w:color="auto"/>
              <w:right w:val="single" w:sz="4" w:space="0" w:color="auto"/>
            </w:tcBorders>
            <w:hideMark/>
          </w:tcPr>
          <w:p w14:paraId="47268BD6" w14:textId="77777777" w:rsidR="006A52AC" w:rsidRPr="00B2009B" w:rsidRDefault="006A52AC" w:rsidP="00B2009B">
            <w:pPr>
              <w:spacing w:line="276" w:lineRule="auto"/>
              <w:rPr>
                <w:rFonts w:ascii="Arial" w:hAnsi="Arial" w:cs="Arial"/>
                <w:sz w:val="20"/>
                <w:szCs w:val="20"/>
              </w:rPr>
            </w:pPr>
          </w:p>
        </w:tc>
      </w:tr>
      <w:tr w:rsidR="006A52AC" w:rsidRPr="00B2009B" w14:paraId="069627A1" w14:textId="77777777">
        <w:tc>
          <w:tcPr>
            <w:tcW w:w="0" w:type="auto"/>
            <w:tcBorders>
              <w:top w:val="single" w:sz="4" w:space="0" w:color="auto"/>
              <w:left w:val="single" w:sz="4" w:space="0" w:color="auto"/>
              <w:bottom w:val="single" w:sz="4" w:space="0" w:color="auto"/>
              <w:right w:val="single" w:sz="4" w:space="0" w:color="auto"/>
            </w:tcBorders>
            <w:hideMark/>
          </w:tcPr>
          <w:p w14:paraId="2983E6F8" w14:textId="77777777" w:rsidR="006A52AC" w:rsidRPr="00B2009B" w:rsidRDefault="006A52AC" w:rsidP="00B2009B">
            <w:pPr>
              <w:rPr>
                <w:rFonts w:ascii="Arial" w:hAnsi="Arial" w:cs="Arial"/>
                <w:sz w:val="20"/>
                <w:szCs w:val="20"/>
              </w:rPr>
            </w:pPr>
            <w:r w:rsidRPr="00B2009B">
              <w:rPr>
                <w:rFonts w:ascii="Arial" w:hAnsi="Arial" w:cs="Arial"/>
                <w:sz w:val="20"/>
                <w:szCs w:val="20"/>
              </w:rPr>
              <w:t>3</w:t>
            </w:r>
          </w:p>
        </w:tc>
        <w:tc>
          <w:tcPr>
            <w:tcW w:w="4507" w:type="dxa"/>
            <w:tcBorders>
              <w:top w:val="single" w:sz="4" w:space="0" w:color="auto"/>
              <w:left w:val="single" w:sz="4" w:space="0" w:color="auto"/>
              <w:bottom w:val="single" w:sz="4" w:space="0" w:color="auto"/>
              <w:right w:val="single" w:sz="4" w:space="0" w:color="auto"/>
            </w:tcBorders>
            <w:hideMark/>
          </w:tcPr>
          <w:p w14:paraId="44408D36" w14:textId="77777777" w:rsidR="006A52AC" w:rsidRPr="00B2009B" w:rsidRDefault="006A52AC" w:rsidP="00B2009B">
            <w:pPr>
              <w:rPr>
                <w:rFonts w:ascii="Arial" w:hAnsi="Arial" w:cs="Arial"/>
                <w:sz w:val="20"/>
                <w:szCs w:val="20"/>
              </w:rPr>
            </w:pPr>
            <w:r w:rsidRPr="00B2009B">
              <w:rPr>
                <w:rFonts w:ascii="Arial" w:hAnsi="Arial" w:cs="Arial"/>
                <w:sz w:val="20"/>
                <w:szCs w:val="20"/>
              </w:rPr>
              <w:t>Proper drainage system (no stagnant water)</w:t>
            </w:r>
          </w:p>
        </w:tc>
        <w:tc>
          <w:tcPr>
            <w:tcW w:w="540" w:type="dxa"/>
            <w:tcBorders>
              <w:top w:val="single" w:sz="4" w:space="0" w:color="auto"/>
              <w:left w:val="single" w:sz="4" w:space="0" w:color="auto"/>
              <w:bottom w:val="single" w:sz="4" w:space="0" w:color="auto"/>
              <w:right w:val="single" w:sz="4" w:space="0" w:color="auto"/>
            </w:tcBorders>
            <w:vAlign w:val="center"/>
            <w:hideMark/>
          </w:tcPr>
          <w:p w14:paraId="7B7637A4"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14:paraId="0141856B"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632" w:type="dxa"/>
            <w:tcBorders>
              <w:top w:val="single" w:sz="4" w:space="0" w:color="auto"/>
              <w:left w:val="single" w:sz="4" w:space="0" w:color="auto"/>
              <w:bottom w:val="single" w:sz="4" w:space="0" w:color="auto"/>
              <w:right w:val="single" w:sz="4" w:space="0" w:color="auto"/>
            </w:tcBorders>
            <w:vAlign w:val="center"/>
            <w:hideMark/>
          </w:tcPr>
          <w:p w14:paraId="49A8107E"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2605" w:type="dxa"/>
            <w:tcBorders>
              <w:top w:val="single" w:sz="4" w:space="0" w:color="auto"/>
              <w:left w:val="single" w:sz="4" w:space="0" w:color="auto"/>
              <w:bottom w:val="single" w:sz="4" w:space="0" w:color="auto"/>
              <w:right w:val="single" w:sz="4" w:space="0" w:color="auto"/>
            </w:tcBorders>
            <w:hideMark/>
          </w:tcPr>
          <w:p w14:paraId="4F8D9B93" w14:textId="77777777" w:rsidR="006A52AC" w:rsidRPr="00B2009B" w:rsidRDefault="006A52AC" w:rsidP="00B2009B">
            <w:pPr>
              <w:spacing w:line="276" w:lineRule="auto"/>
              <w:rPr>
                <w:rFonts w:ascii="Arial" w:hAnsi="Arial" w:cs="Arial"/>
                <w:sz w:val="20"/>
                <w:szCs w:val="20"/>
              </w:rPr>
            </w:pPr>
          </w:p>
        </w:tc>
      </w:tr>
      <w:tr w:rsidR="006A52AC" w:rsidRPr="00B2009B" w14:paraId="121D7635" w14:textId="77777777">
        <w:tc>
          <w:tcPr>
            <w:tcW w:w="0" w:type="auto"/>
            <w:tcBorders>
              <w:top w:val="single" w:sz="4" w:space="0" w:color="auto"/>
              <w:left w:val="single" w:sz="4" w:space="0" w:color="auto"/>
              <w:bottom w:val="single" w:sz="4" w:space="0" w:color="auto"/>
              <w:right w:val="single" w:sz="4" w:space="0" w:color="auto"/>
            </w:tcBorders>
            <w:hideMark/>
          </w:tcPr>
          <w:p w14:paraId="497AFB11" w14:textId="77777777" w:rsidR="006A52AC" w:rsidRPr="00B2009B" w:rsidRDefault="006A52AC" w:rsidP="00B2009B">
            <w:pPr>
              <w:rPr>
                <w:rFonts w:ascii="Arial" w:hAnsi="Arial" w:cs="Arial"/>
                <w:sz w:val="20"/>
                <w:szCs w:val="20"/>
              </w:rPr>
            </w:pPr>
            <w:r w:rsidRPr="00B2009B">
              <w:rPr>
                <w:rFonts w:ascii="Arial" w:hAnsi="Arial" w:cs="Arial"/>
                <w:sz w:val="20"/>
                <w:szCs w:val="20"/>
              </w:rPr>
              <w:t>4</w:t>
            </w:r>
          </w:p>
        </w:tc>
        <w:tc>
          <w:tcPr>
            <w:tcW w:w="4507" w:type="dxa"/>
            <w:tcBorders>
              <w:top w:val="single" w:sz="4" w:space="0" w:color="auto"/>
              <w:left w:val="single" w:sz="4" w:space="0" w:color="auto"/>
              <w:bottom w:val="single" w:sz="4" w:space="0" w:color="auto"/>
              <w:right w:val="single" w:sz="4" w:space="0" w:color="auto"/>
            </w:tcBorders>
            <w:hideMark/>
          </w:tcPr>
          <w:p w14:paraId="0DFEA221" w14:textId="77777777" w:rsidR="006A52AC" w:rsidRPr="00B2009B" w:rsidRDefault="006A52AC" w:rsidP="00B2009B">
            <w:pPr>
              <w:rPr>
                <w:rFonts w:ascii="Arial" w:hAnsi="Arial" w:cs="Arial"/>
                <w:sz w:val="20"/>
                <w:szCs w:val="20"/>
              </w:rPr>
            </w:pPr>
            <w:r w:rsidRPr="00B2009B">
              <w:rPr>
                <w:rFonts w:ascii="Arial" w:hAnsi="Arial" w:cs="Arial"/>
                <w:sz w:val="20"/>
                <w:szCs w:val="20"/>
              </w:rPr>
              <w:t>Pest control measures in place</w:t>
            </w:r>
          </w:p>
        </w:tc>
        <w:tc>
          <w:tcPr>
            <w:tcW w:w="540" w:type="dxa"/>
            <w:tcBorders>
              <w:top w:val="single" w:sz="4" w:space="0" w:color="auto"/>
              <w:left w:val="single" w:sz="4" w:space="0" w:color="auto"/>
              <w:bottom w:val="single" w:sz="4" w:space="0" w:color="auto"/>
              <w:right w:val="single" w:sz="4" w:space="0" w:color="auto"/>
            </w:tcBorders>
            <w:vAlign w:val="center"/>
            <w:hideMark/>
          </w:tcPr>
          <w:p w14:paraId="7C9E957D"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538" w:type="dxa"/>
            <w:tcBorders>
              <w:top w:val="single" w:sz="4" w:space="0" w:color="auto"/>
              <w:left w:val="single" w:sz="4" w:space="0" w:color="auto"/>
              <w:bottom w:val="single" w:sz="4" w:space="0" w:color="auto"/>
              <w:right w:val="single" w:sz="4" w:space="0" w:color="auto"/>
            </w:tcBorders>
            <w:vAlign w:val="center"/>
            <w:hideMark/>
          </w:tcPr>
          <w:p w14:paraId="6AD9E3E1"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632" w:type="dxa"/>
            <w:tcBorders>
              <w:top w:val="single" w:sz="4" w:space="0" w:color="auto"/>
              <w:left w:val="single" w:sz="4" w:space="0" w:color="auto"/>
              <w:bottom w:val="single" w:sz="4" w:space="0" w:color="auto"/>
              <w:right w:val="single" w:sz="4" w:space="0" w:color="auto"/>
            </w:tcBorders>
            <w:vAlign w:val="center"/>
            <w:hideMark/>
          </w:tcPr>
          <w:p w14:paraId="4408182A"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2605" w:type="dxa"/>
            <w:tcBorders>
              <w:top w:val="single" w:sz="4" w:space="0" w:color="auto"/>
              <w:left w:val="single" w:sz="4" w:space="0" w:color="auto"/>
              <w:bottom w:val="single" w:sz="4" w:space="0" w:color="auto"/>
              <w:right w:val="single" w:sz="4" w:space="0" w:color="auto"/>
            </w:tcBorders>
            <w:hideMark/>
          </w:tcPr>
          <w:p w14:paraId="0593CC9E" w14:textId="77777777" w:rsidR="006A52AC" w:rsidRPr="00B2009B" w:rsidRDefault="006A52AC" w:rsidP="00B2009B">
            <w:pPr>
              <w:spacing w:line="276" w:lineRule="auto"/>
              <w:rPr>
                <w:rFonts w:ascii="Arial" w:hAnsi="Arial" w:cs="Arial"/>
                <w:sz w:val="20"/>
                <w:szCs w:val="20"/>
              </w:rPr>
            </w:pPr>
          </w:p>
        </w:tc>
      </w:tr>
    </w:tbl>
    <w:p w14:paraId="0F4C9A8F" w14:textId="77777777" w:rsidR="006A52AC" w:rsidRPr="00B2009B" w:rsidRDefault="006A52AC" w:rsidP="00B2009B">
      <w:pPr>
        <w:spacing w:after="0" w:line="276" w:lineRule="auto"/>
        <w:rPr>
          <w:rFonts w:ascii="Arial" w:eastAsia="DengXian" w:hAnsi="Arial" w:cs="Arial"/>
          <w:sz w:val="20"/>
          <w:szCs w:val="20"/>
          <w:lang w:val="en-US"/>
        </w:rPr>
      </w:pPr>
    </w:p>
    <w:p w14:paraId="08D2287C" w14:textId="77777777" w:rsidR="006A52AC" w:rsidRPr="00B2009B" w:rsidRDefault="006A52AC" w:rsidP="00B2009B">
      <w:pPr>
        <w:spacing w:after="0" w:line="276" w:lineRule="auto"/>
        <w:rPr>
          <w:rFonts w:ascii="Arial" w:eastAsia="DengXian" w:hAnsi="Arial" w:cs="Arial"/>
          <w:sz w:val="20"/>
          <w:szCs w:val="20"/>
          <w:lang w:val="en-US"/>
        </w:rPr>
      </w:pPr>
    </w:p>
    <w:p w14:paraId="0167C9EF" w14:textId="77777777" w:rsidR="006A52AC" w:rsidRPr="00B2009B" w:rsidRDefault="006A52AC" w:rsidP="00B2009B">
      <w:pPr>
        <w:spacing w:after="0" w:line="276" w:lineRule="auto"/>
        <w:rPr>
          <w:rFonts w:ascii="Arial" w:eastAsia="DengXian" w:hAnsi="Arial" w:cs="Arial"/>
          <w:b/>
          <w:bCs/>
          <w:sz w:val="20"/>
          <w:szCs w:val="20"/>
          <w:lang w:val="en-US"/>
        </w:rPr>
      </w:pPr>
      <w:r w:rsidRPr="00B2009B">
        <w:rPr>
          <w:rFonts w:ascii="Arial" w:eastAsia="DengXian" w:hAnsi="Arial" w:cs="Arial"/>
          <w:b/>
          <w:bCs/>
          <w:sz w:val="20"/>
          <w:szCs w:val="20"/>
          <w:lang w:val="en-US"/>
        </w:rPr>
        <w:t>4. LIVING CONDITION &amp; WELFARE</w:t>
      </w:r>
    </w:p>
    <w:tbl>
      <w:tblPr>
        <w:tblStyle w:val="TableGrid31"/>
        <w:tblW w:w="0" w:type="auto"/>
        <w:tblInd w:w="0" w:type="dxa"/>
        <w:tblLook w:val="04A0" w:firstRow="1" w:lastRow="0" w:firstColumn="1" w:lastColumn="0" w:noHBand="0" w:noVBand="1"/>
      </w:tblPr>
      <w:tblGrid>
        <w:gridCol w:w="483"/>
        <w:gridCol w:w="4636"/>
        <w:gridCol w:w="561"/>
        <w:gridCol w:w="483"/>
        <w:gridCol w:w="561"/>
        <w:gridCol w:w="2621"/>
      </w:tblGrid>
      <w:tr w:rsidR="006A52AC" w:rsidRPr="00B2009B" w14:paraId="15C7E64D" w14:textId="77777777">
        <w:tc>
          <w:tcPr>
            <w:tcW w:w="0" w:type="auto"/>
            <w:tcBorders>
              <w:top w:val="single" w:sz="4" w:space="0" w:color="auto"/>
              <w:left w:val="single" w:sz="4" w:space="0" w:color="auto"/>
              <w:bottom w:val="single" w:sz="4" w:space="0" w:color="auto"/>
              <w:right w:val="single" w:sz="4" w:space="0" w:color="auto"/>
            </w:tcBorders>
            <w:hideMark/>
          </w:tcPr>
          <w:p w14:paraId="05BA81BC"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No</w:t>
            </w:r>
          </w:p>
        </w:tc>
        <w:tc>
          <w:tcPr>
            <w:tcW w:w="0" w:type="auto"/>
            <w:tcBorders>
              <w:top w:val="single" w:sz="4" w:space="0" w:color="auto"/>
              <w:left w:val="single" w:sz="4" w:space="0" w:color="auto"/>
              <w:bottom w:val="single" w:sz="4" w:space="0" w:color="auto"/>
              <w:right w:val="single" w:sz="4" w:space="0" w:color="auto"/>
            </w:tcBorders>
            <w:hideMark/>
          </w:tcPr>
          <w:p w14:paraId="5F0FCDB5"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Inspection Item</w:t>
            </w:r>
          </w:p>
        </w:tc>
        <w:tc>
          <w:tcPr>
            <w:tcW w:w="0" w:type="auto"/>
            <w:tcBorders>
              <w:top w:val="single" w:sz="4" w:space="0" w:color="auto"/>
              <w:left w:val="single" w:sz="4" w:space="0" w:color="auto"/>
              <w:bottom w:val="single" w:sz="4" w:space="0" w:color="auto"/>
              <w:right w:val="single" w:sz="4" w:space="0" w:color="auto"/>
            </w:tcBorders>
            <w:hideMark/>
          </w:tcPr>
          <w:p w14:paraId="7C5377DF"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Yes</w:t>
            </w:r>
          </w:p>
        </w:tc>
        <w:tc>
          <w:tcPr>
            <w:tcW w:w="0" w:type="auto"/>
            <w:tcBorders>
              <w:top w:val="single" w:sz="4" w:space="0" w:color="auto"/>
              <w:left w:val="single" w:sz="4" w:space="0" w:color="auto"/>
              <w:bottom w:val="single" w:sz="4" w:space="0" w:color="auto"/>
              <w:right w:val="single" w:sz="4" w:space="0" w:color="auto"/>
            </w:tcBorders>
            <w:hideMark/>
          </w:tcPr>
          <w:p w14:paraId="292AA9D0"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No</w:t>
            </w:r>
          </w:p>
        </w:tc>
        <w:tc>
          <w:tcPr>
            <w:tcW w:w="0" w:type="auto"/>
            <w:tcBorders>
              <w:top w:val="single" w:sz="4" w:space="0" w:color="auto"/>
              <w:left w:val="single" w:sz="4" w:space="0" w:color="auto"/>
              <w:bottom w:val="single" w:sz="4" w:space="0" w:color="auto"/>
              <w:right w:val="single" w:sz="4" w:space="0" w:color="auto"/>
            </w:tcBorders>
            <w:hideMark/>
          </w:tcPr>
          <w:p w14:paraId="64C15785" w14:textId="77777777" w:rsidR="006A52AC" w:rsidRPr="00B2009B" w:rsidRDefault="006A52AC" w:rsidP="00B2009B">
            <w:pPr>
              <w:rPr>
                <w:rFonts w:ascii="Arial" w:hAnsi="Arial" w:cs="Arial"/>
                <w:b/>
                <w:bCs/>
                <w:sz w:val="20"/>
                <w:szCs w:val="20"/>
              </w:rPr>
            </w:pPr>
            <w:r w:rsidRPr="00B2009B">
              <w:rPr>
                <w:rFonts w:ascii="Arial" w:hAnsi="Arial" w:cs="Arial"/>
                <w:b/>
                <w:bCs/>
                <w:sz w:val="20"/>
                <w:szCs w:val="20"/>
              </w:rPr>
              <w:t>N/A</w:t>
            </w:r>
          </w:p>
        </w:tc>
        <w:tc>
          <w:tcPr>
            <w:tcW w:w="0" w:type="auto"/>
            <w:tcBorders>
              <w:top w:val="single" w:sz="4" w:space="0" w:color="auto"/>
              <w:left w:val="single" w:sz="4" w:space="0" w:color="auto"/>
              <w:bottom w:val="single" w:sz="4" w:space="0" w:color="auto"/>
              <w:right w:val="single" w:sz="4" w:space="0" w:color="auto"/>
            </w:tcBorders>
            <w:hideMark/>
          </w:tcPr>
          <w:p w14:paraId="684763AE" w14:textId="77777777" w:rsidR="006A52AC" w:rsidRPr="00B2009B" w:rsidRDefault="006A52AC" w:rsidP="00B2009B">
            <w:pPr>
              <w:jc w:val="center"/>
              <w:rPr>
                <w:rFonts w:ascii="Arial" w:hAnsi="Arial" w:cs="Arial"/>
                <w:b/>
                <w:bCs/>
                <w:sz w:val="20"/>
                <w:szCs w:val="20"/>
              </w:rPr>
            </w:pPr>
            <w:r w:rsidRPr="00B2009B">
              <w:rPr>
                <w:rFonts w:ascii="Arial" w:hAnsi="Arial" w:cs="Arial"/>
                <w:b/>
                <w:bCs/>
                <w:sz w:val="20"/>
                <w:szCs w:val="20"/>
              </w:rPr>
              <w:t>Remarks / Corrective Action</w:t>
            </w:r>
          </w:p>
        </w:tc>
      </w:tr>
      <w:tr w:rsidR="006A52AC" w:rsidRPr="00B2009B" w14:paraId="3A0C292B" w14:textId="77777777">
        <w:tc>
          <w:tcPr>
            <w:tcW w:w="0" w:type="auto"/>
            <w:tcBorders>
              <w:top w:val="single" w:sz="4" w:space="0" w:color="auto"/>
              <w:left w:val="single" w:sz="4" w:space="0" w:color="auto"/>
              <w:bottom w:val="single" w:sz="4" w:space="0" w:color="auto"/>
              <w:right w:val="single" w:sz="4" w:space="0" w:color="auto"/>
            </w:tcBorders>
            <w:hideMark/>
          </w:tcPr>
          <w:p w14:paraId="30DAD484" w14:textId="77777777" w:rsidR="006A52AC" w:rsidRPr="00B2009B" w:rsidRDefault="006A52AC" w:rsidP="00B2009B">
            <w:pPr>
              <w:rPr>
                <w:rFonts w:ascii="Arial" w:hAnsi="Arial" w:cs="Arial"/>
                <w:sz w:val="20"/>
                <w:szCs w:val="20"/>
              </w:rPr>
            </w:pPr>
            <w:r w:rsidRPr="00B2009B">
              <w:rPr>
                <w:rFonts w:ascii="Arial" w:hAnsi="Arial" w:cs="Arial"/>
                <w:sz w:val="20"/>
                <w:szCs w:val="20"/>
              </w:rPr>
              <w:t>1</w:t>
            </w:r>
          </w:p>
        </w:tc>
        <w:tc>
          <w:tcPr>
            <w:tcW w:w="0" w:type="auto"/>
            <w:tcBorders>
              <w:top w:val="single" w:sz="4" w:space="0" w:color="auto"/>
              <w:left w:val="single" w:sz="4" w:space="0" w:color="auto"/>
              <w:bottom w:val="single" w:sz="4" w:space="0" w:color="auto"/>
              <w:right w:val="single" w:sz="4" w:space="0" w:color="auto"/>
            </w:tcBorders>
            <w:hideMark/>
          </w:tcPr>
          <w:p w14:paraId="56179CCD" w14:textId="77777777" w:rsidR="006A52AC" w:rsidRPr="00B2009B" w:rsidRDefault="006A52AC" w:rsidP="00B2009B">
            <w:pPr>
              <w:rPr>
                <w:rFonts w:ascii="Arial" w:hAnsi="Arial" w:cs="Arial"/>
                <w:sz w:val="20"/>
                <w:szCs w:val="20"/>
              </w:rPr>
            </w:pPr>
            <w:r w:rsidRPr="00B2009B">
              <w:rPr>
                <w:rFonts w:ascii="Arial" w:hAnsi="Arial" w:cs="Arial"/>
                <w:sz w:val="20"/>
                <w:szCs w:val="20"/>
              </w:rPr>
              <w:t>Beds, mattresses, and linens clean and in good condition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2E73DEF"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C3FF561"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CB5783C"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78D26225" w14:textId="77777777" w:rsidR="006A52AC" w:rsidRPr="00B2009B" w:rsidRDefault="006A52AC" w:rsidP="00B2009B">
            <w:pPr>
              <w:spacing w:line="276" w:lineRule="auto"/>
              <w:rPr>
                <w:rFonts w:ascii="Arial" w:hAnsi="Arial" w:cs="Arial"/>
                <w:sz w:val="20"/>
                <w:szCs w:val="20"/>
              </w:rPr>
            </w:pPr>
          </w:p>
        </w:tc>
      </w:tr>
      <w:tr w:rsidR="006A52AC" w:rsidRPr="00B2009B" w14:paraId="673A3E87" w14:textId="77777777">
        <w:tc>
          <w:tcPr>
            <w:tcW w:w="0" w:type="auto"/>
            <w:tcBorders>
              <w:top w:val="single" w:sz="4" w:space="0" w:color="auto"/>
              <w:left w:val="single" w:sz="4" w:space="0" w:color="auto"/>
              <w:bottom w:val="single" w:sz="4" w:space="0" w:color="auto"/>
              <w:right w:val="single" w:sz="4" w:space="0" w:color="auto"/>
            </w:tcBorders>
            <w:hideMark/>
          </w:tcPr>
          <w:p w14:paraId="7F941688" w14:textId="77777777" w:rsidR="006A52AC" w:rsidRPr="00B2009B" w:rsidRDefault="006A52AC" w:rsidP="00B2009B">
            <w:pPr>
              <w:rPr>
                <w:rFonts w:ascii="Arial" w:hAnsi="Arial" w:cs="Arial"/>
                <w:sz w:val="20"/>
                <w:szCs w:val="20"/>
              </w:rPr>
            </w:pPr>
            <w:r w:rsidRPr="00B2009B">
              <w:rPr>
                <w:rFonts w:ascii="Arial" w:hAnsi="Arial" w:cs="Arial"/>
                <w:sz w:val="20"/>
                <w:szCs w:val="20"/>
              </w:rPr>
              <w:t>2</w:t>
            </w:r>
          </w:p>
        </w:tc>
        <w:tc>
          <w:tcPr>
            <w:tcW w:w="0" w:type="auto"/>
            <w:tcBorders>
              <w:top w:val="single" w:sz="4" w:space="0" w:color="auto"/>
              <w:left w:val="single" w:sz="4" w:space="0" w:color="auto"/>
              <w:bottom w:val="single" w:sz="4" w:space="0" w:color="auto"/>
              <w:right w:val="single" w:sz="4" w:space="0" w:color="auto"/>
            </w:tcBorders>
            <w:hideMark/>
          </w:tcPr>
          <w:p w14:paraId="6F315D49" w14:textId="77777777" w:rsidR="006A52AC" w:rsidRPr="00B2009B" w:rsidRDefault="006A52AC" w:rsidP="00B2009B">
            <w:pPr>
              <w:rPr>
                <w:rFonts w:ascii="Arial" w:hAnsi="Arial" w:cs="Arial"/>
                <w:sz w:val="20"/>
                <w:szCs w:val="20"/>
              </w:rPr>
            </w:pPr>
            <w:r w:rsidRPr="00B2009B">
              <w:rPr>
                <w:rFonts w:ascii="Arial" w:hAnsi="Arial" w:cs="Arial"/>
                <w:sz w:val="20"/>
                <w:szCs w:val="20"/>
              </w:rPr>
              <w:t>Sufficient ventilation and lighting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53D4995A"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E0BF7D3"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C2F233B"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47677682" w14:textId="77777777" w:rsidR="006A52AC" w:rsidRPr="00B2009B" w:rsidRDefault="006A52AC" w:rsidP="00B2009B">
            <w:pPr>
              <w:spacing w:line="276" w:lineRule="auto"/>
              <w:rPr>
                <w:rFonts w:ascii="Arial" w:hAnsi="Arial" w:cs="Arial"/>
                <w:sz w:val="20"/>
                <w:szCs w:val="20"/>
              </w:rPr>
            </w:pPr>
          </w:p>
        </w:tc>
      </w:tr>
      <w:tr w:rsidR="006A52AC" w:rsidRPr="00B2009B" w14:paraId="6556F609" w14:textId="77777777">
        <w:tc>
          <w:tcPr>
            <w:tcW w:w="0" w:type="auto"/>
            <w:tcBorders>
              <w:top w:val="single" w:sz="4" w:space="0" w:color="auto"/>
              <w:left w:val="single" w:sz="4" w:space="0" w:color="auto"/>
              <w:bottom w:val="single" w:sz="4" w:space="0" w:color="auto"/>
              <w:right w:val="single" w:sz="4" w:space="0" w:color="auto"/>
            </w:tcBorders>
            <w:hideMark/>
          </w:tcPr>
          <w:p w14:paraId="407DB110" w14:textId="77777777" w:rsidR="006A52AC" w:rsidRPr="00B2009B" w:rsidRDefault="006A52AC" w:rsidP="00B2009B">
            <w:pPr>
              <w:rPr>
                <w:rFonts w:ascii="Arial" w:hAnsi="Arial" w:cs="Arial"/>
                <w:sz w:val="20"/>
                <w:szCs w:val="20"/>
              </w:rPr>
            </w:pPr>
            <w:r w:rsidRPr="00B2009B">
              <w:rPr>
                <w:rFonts w:ascii="Arial" w:hAnsi="Arial" w:cs="Arial"/>
                <w:sz w:val="20"/>
                <w:szCs w:val="20"/>
              </w:rPr>
              <w:t>3</w:t>
            </w:r>
          </w:p>
        </w:tc>
        <w:tc>
          <w:tcPr>
            <w:tcW w:w="0" w:type="auto"/>
            <w:tcBorders>
              <w:top w:val="single" w:sz="4" w:space="0" w:color="auto"/>
              <w:left w:val="single" w:sz="4" w:space="0" w:color="auto"/>
              <w:bottom w:val="single" w:sz="4" w:space="0" w:color="auto"/>
              <w:right w:val="single" w:sz="4" w:space="0" w:color="auto"/>
            </w:tcBorders>
            <w:hideMark/>
          </w:tcPr>
          <w:p w14:paraId="30FE7B7F" w14:textId="77777777" w:rsidR="006A52AC" w:rsidRPr="00B2009B" w:rsidRDefault="006A52AC" w:rsidP="00B2009B">
            <w:pPr>
              <w:rPr>
                <w:rFonts w:ascii="Arial" w:hAnsi="Arial" w:cs="Arial"/>
                <w:sz w:val="20"/>
                <w:szCs w:val="20"/>
              </w:rPr>
            </w:pPr>
            <w:r w:rsidRPr="00B2009B">
              <w:rPr>
                <w:rFonts w:ascii="Arial" w:hAnsi="Arial" w:cs="Arial"/>
                <w:sz w:val="20"/>
                <w:szCs w:val="20"/>
              </w:rPr>
              <w:t>Safe drinking water available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471F5"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4A248E08"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7769B46D"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2D3BAC8A" w14:textId="77777777" w:rsidR="006A52AC" w:rsidRPr="00B2009B" w:rsidRDefault="006A52AC" w:rsidP="00B2009B">
            <w:pPr>
              <w:spacing w:line="276" w:lineRule="auto"/>
              <w:rPr>
                <w:rFonts w:ascii="Arial" w:hAnsi="Arial" w:cs="Arial"/>
                <w:sz w:val="20"/>
                <w:szCs w:val="20"/>
              </w:rPr>
            </w:pPr>
          </w:p>
        </w:tc>
      </w:tr>
      <w:tr w:rsidR="006A52AC" w:rsidRPr="00B2009B" w14:paraId="5869B422" w14:textId="77777777">
        <w:tc>
          <w:tcPr>
            <w:tcW w:w="0" w:type="auto"/>
            <w:tcBorders>
              <w:top w:val="single" w:sz="4" w:space="0" w:color="auto"/>
              <w:left w:val="single" w:sz="4" w:space="0" w:color="auto"/>
              <w:bottom w:val="single" w:sz="4" w:space="0" w:color="auto"/>
              <w:right w:val="single" w:sz="4" w:space="0" w:color="auto"/>
            </w:tcBorders>
            <w:hideMark/>
          </w:tcPr>
          <w:p w14:paraId="5429912F" w14:textId="77777777" w:rsidR="006A52AC" w:rsidRPr="00B2009B" w:rsidRDefault="006A52AC" w:rsidP="00B2009B">
            <w:pPr>
              <w:rPr>
                <w:rFonts w:ascii="Arial" w:hAnsi="Arial" w:cs="Arial"/>
                <w:sz w:val="20"/>
                <w:szCs w:val="20"/>
              </w:rPr>
            </w:pPr>
            <w:r w:rsidRPr="00B2009B">
              <w:rPr>
                <w:rFonts w:ascii="Arial" w:hAnsi="Arial" w:cs="Arial"/>
                <w:sz w:val="20"/>
                <w:szCs w:val="20"/>
              </w:rPr>
              <w:t>4</w:t>
            </w:r>
          </w:p>
        </w:tc>
        <w:tc>
          <w:tcPr>
            <w:tcW w:w="0" w:type="auto"/>
            <w:tcBorders>
              <w:top w:val="single" w:sz="4" w:space="0" w:color="auto"/>
              <w:left w:val="single" w:sz="4" w:space="0" w:color="auto"/>
              <w:bottom w:val="single" w:sz="4" w:space="0" w:color="auto"/>
              <w:right w:val="single" w:sz="4" w:space="0" w:color="auto"/>
            </w:tcBorders>
            <w:hideMark/>
          </w:tcPr>
          <w:p w14:paraId="59B390B7" w14:textId="77777777" w:rsidR="006A52AC" w:rsidRPr="00B2009B" w:rsidRDefault="006A52AC" w:rsidP="00B2009B">
            <w:pPr>
              <w:rPr>
                <w:rFonts w:ascii="Arial" w:hAnsi="Arial" w:cs="Arial"/>
                <w:sz w:val="20"/>
                <w:szCs w:val="20"/>
              </w:rPr>
            </w:pPr>
            <w:r w:rsidRPr="00B2009B">
              <w:rPr>
                <w:rFonts w:ascii="Arial" w:hAnsi="Arial" w:cs="Arial"/>
                <w:sz w:val="20"/>
                <w:szCs w:val="20"/>
              </w:rPr>
              <w:t>First aid kit available and complete</w:t>
            </w:r>
          </w:p>
        </w:tc>
        <w:tc>
          <w:tcPr>
            <w:tcW w:w="0" w:type="auto"/>
            <w:tcBorders>
              <w:top w:val="single" w:sz="4" w:space="0" w:color="auto"/>
              <w:left w:val="single" w:sz="4" w:space="0" w:color="auto"/>
              <w:bottom w:val="single" w:sz="4" w:space="0" w:color="auto"/>
              <w:right w:val="single" w:sz="4" w:space="0" w:color="auto"/>
            </w:tcBorders>
            <w:vAlign w:val="center"/>
            <w:hideMark/>
          </w:tcPr>
          <w:p w14:paraId="58C391BF"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1BB4159"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67C6E1ED"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53D61ED5" w14:textId="77777777" w:rsidR="006A52AC" w:rsidRPr="00B2009B" w:rsidRDefault="006A52AC" w:rsidP="00B2009B">
            <w:pPr>
              <w:spacing w:line="276" w:lineRule="auto"/>
              <w:rPr>
                <w:rFonts w:ascii="Arial" w:hAnsi="Arial" w:cs="Arial"/>
                <w:sz w:val="20"/>
                <w:szCs w:val="20"/>
              </w:rPr>
            </w:pPr>
          </w:p>
        </w:tc>
      </w:tr>
      <w:tr w:rsidR="006A52AC" w:rsidRPr="00B2009B" w14:paraId="2EBAE2DA" w14:textId="77777777">
        <w:tc>
          <w:tcPr>
            <w:tcW w:w="0" w:type="auto"/>
            <w:tcBorders>
              <w:top w:val="single" w:sz="4" w:space="0" w:color="auto"/>
              <w:left w:val="single" w:sz="4" w:space="0" w:color="auto"/>
              <w:bottom w:val="single" w:sz="4" w:space="0" w:color="auto"/>
              <w:right w:val="single" w:sz="4" w:space="0" w:color="auto"/>
            </w:tcBorders>
            <w:hideMark/>
          </w:tcPr>
          <w:p w14:paraId="6A3065A0" w14:textId="77777777" w:rsidR="006A52AC" w:rsidRPr="00B2009B" w:rsidRDefault="006A52AC" w:rsidP="00B2009B">
            <w:pPr>
              <w:rPr>
                <w:rFonts w:ascii="Arial" w:hAnsi="Arial" w:cs="Arial"/>
                <w:sz w:val="20"/>
                <w:szCs w:val="20"/>
              </w:rPr>
            </w:pPr>
            <w:r w:rsidRPr="00B2009B">
              <w:rPr>
                <w:rFonts w:ascii="Arial" w:hAnsi="Arial" w:cs="Arial"/>
                <w:sz w:val="20"/>
                <w:szCs w:val="20"/>
              </w:rPr>
              <w:t>5</w:t>
            </w:r>
          </w:p>
        </w:tc>
        <w:tc>
          <w:tcPr>
            <w:tcW w:w="0" w:type="auto"/>
            <w:tcBorders>
              <w:top w:val="single" w:sz="4" w:space="0" w:color="auto"/>
              <w:left w:val="single" w:sz="4" w:space="0" w:color="auto"/>
              <w:bottom w:val="single" w:sz="4" w:space="0" w:color="auto"/>
              <w:right w:val="single" w:sz="4" w:space="0" w:color="auto"/>
            </w:tcBorders>
            <w:hideMark/>
          </w:tcPr>
          <w:p w14:paraId="5DB78CD4" w14:textId="77777777" w:rsidR="006A52AC" w:rsidRPr="00B2009B" w:rsidRDefault="006A52AC" w:rsidP="00B2009B">
            <w:pPr>
              <w:rPr>
                <w:rFonts w:ascii="Arial" w:hAnsi="Arial" w:cs="Arial"/>
                <w:sz w:val="20"/>
                <w:szCs w:val="20"/>
              </w:rPr>
            </w:pPr>
            <w:r w:rsidRPr="00B2009B">
              <w:rPr>
                <w:rFonts w:ascii="Arial" w:hAnsi="Arial" w:cs="Arial"/>
                <w:sz w:val="20"/>
                <w:szCs w:val="20"/>
              </w:rPr>
              <w:t>Adequate emergency contact information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5A29BD2"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0BC54"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085B1B8" w14:textId="77777777" w:rsidR="006A52AC" w:rsidRPr="00B2009B" w:rsidRDefault="006A52AC" w:rsidP="00B2009B">
            <w:pPr>
              <w:jc w:val="center"/>
              <w:rPr>
                <w:rFonts w:ascii="Arial" w:hAnsi="Arial" w:cs="Arial"/>
                <w:sz w:val="20"/>
                <w:szCs w:val="20"/>
              </w:rPr>
            </w:pPr>
            <w:r w:rsidRPr="00B2009B">
              <w:rPr>
                <w:rFonts w:ascii="Segoe UI Symbol" w:hAnsi="Segoe UI Symbol" w:cs="Segoe UI Symbol"/>
                <w:sz w:val="20"/>
                <w:szCs w:val="20"/>
              </w:rPr>
              <w:t>☐</w:t>
            </w:r>
          </w:p>
        </w:tc>
        <w:tc>
          <w:tcPr>
            <w:tcW w:w="0" w:type="auto"/>
            <w:tcBorders>
              <w:top w:val="single" w:sz="4" w:space="0" w:color="auto"/>
              <w:left w:val="single" w:sz="4" w:space="0" w:color="auto"/>
              <w:bottom w:val="single" w:sz="4" w:space="0" w:color="auto"/>
              <w:right w:val="single" w:sz="4" w:space="0" w:color="auto"/>
            </w:tcBorders>
            <w:hideMark/>
          </w:tcPr>
          <w:p w14:paraId="73FF9318" w14:textId="77777777" w:rsidR="006A52AC" w:rsidRPr="00B2009B" w:rsidRDefault="006A52AC" w:rsidP="00B2009B">
            <w:pPr>
              <w:spacing w:line="276" w:lineRule="auto"/>
              <w:rPr>
                <w:rFonts w:ascii="Arial" w:hAnsi="Arial" w:cs="Arial"/>
                <w:sz w:val="20"/>
                <w:szCs w:val="20"/>
              </w:rPr>
            </w:pPr>
          </w:p>
        </w:tc>
      </w:tr>
    </w:tbl>
    <w:p w14:paraId="176E4205" w14:textId="77777777" w:rsidR="006A52AC" w:rsidRPr="00B2009B" w:rsidRDefault="006A52AC" w:rsidP="00B2009B">
      <w:pPr>
        <w:spacing w:after="0" w:line="276" w:lineRule="auto"/>
        <w:rPr>
          <w:rFonts w:ascii="Arial" w:eastAsia="DengXian" w:hAnsi="Arial" w:cs="Arial"/>
          <w:sz w:val="20"/>
          <w:szCs w:val="20"/>
          <w:lang w:val="en-US"/>
        </w:rPr>
      </w:pPr>
    </w:p>
    <w:p w14:paraId="7BE788A3" w14:textId="20B85EF6" w:rsidR="006A52AC" w:rsidRPr="00B2009B" w:rsidRDefault="006A52AC" w:rsidP="00B2009B">
      <w:pPr>
        <w:spacing w:after="0" w:line="276" w:lineRule="auto"/>
        <w:rPr>
          <w:rFonts w:ascii="Arial" w:eastAsia="DengXian" w:hAnsi="Arial" w:cs="Arial"/>
          <w:sz w:val="20"/>
          <w:szCs w:val="20"/>
          <w:lang w:val="en-US"/>
        </w:rPr>
      </w:pPr>
      <w:r w:rsidRPr="00B2009B">
        <w:rPr>
          <w:rFonts w:ascii="Arial" w:eastAsia="DengXian" w:hAnsi="Arial" w:cs="Arial"/>
          <w:b/>
          <w:bCs/>
          <w:sz w:val="20"/>
          <w:szCs w:val="20"/>
          <w:lang w:val="en-US"/>
        </w:rPr>
        <w:t>Remarks:</w:t>
      </w:r>
    </w:p>
    <w:p w14:paraId="7C71D8B6" w14:textId="77777777" w:rsidR="006A52AC" w:rsidRPr="00B2009B" w:rsidRDefault="009F2059" w:rsidP="00B2009B">
      <w:pPr>
        <w:spacing w:after="0" w:line="276" w:lineRule="auto"/>
        <w:jc w:val="center"/>
        <w:rPr>
          <w:rFonts w:ascii="Arial" w:eastAsia="DengXian" w:hAnsi="Arial" w:cs="Arial"/>
          <w:sz w:val="20"/>
          <w:szCs w:val="20"/>
          <w:lang w:val="en-US"/>
        </w:rPr>
      </w:pPr>
      <w:ins w:id="40" w:author="Maria Isabel D. Artajo" w:date="2025-12-04T00:21:00Z" w16du:dateUtc="2025-12-03T16:21:00Z">
        <w:r w:rsidRPr="009F2059">
          <w:rPr>
            <w:rFonts w:ascii="Arial" w:eastAsia="DengXian" w:hAnsi="Arial" w:cs="Arial"/>
            <w:noProof/>
            <w:sz w:val="20"/>
            <w:szCs w:val="20"/>
            <w:lang w:val="en-US"/>
          </w:rPr>
          <w:pict w14:anchorId="2E078C19">
            <v:rect id="_x0000_i1037" alt="" style="width:467.55pt;height:.05pt;mso-width-percent:0;mso-height-percent:0;mso-width-percent:0;mso-height-percent:0" o:hrpct="999" o:hralign="center" o:hrstd="t" o:hr="t" fillcolor="#a0a0a0" stroked="f"/>
          </w:pict>
        </w:r>
      </w:ins>
    </w:p>
    <w:p w14:paraId="3693B5EE" w14:textId="77777777" w:rsidR="006A52AC" w:rsidRPr="00B2009B" w:rsidRDefault="009F2059" w:rsidP="00B2009B">
      <w:pPr>
        <w:spacing w:after="0" w:line="276" w:lineRule="auto"/>
        <w:jc w:val="center"/>
        <w:rPr>
          <w:rFonts w:ascii="Arial" w:eastAsia="DengXian" w:hAnsi="Arial" w:cs="Arial"/>
          <w:sz w:val="20"/>
          <w:szCs w:val="20"/>
          <w:lang w:val="en-US"/>
        </w:rPr>
      </w:pPr>
      <w:ins w:id="41" w:author="Maria Isabel D. Artajo" w:date="2025-12-04T00:21:00Z" w16du:dateUtc="2025-12-03T16:21:00Z">
        <w:r w:rsidRPr="009F2059">
          <w:rPr>
            <w:rFonts w:ascii="Arial" w:eastAsia="DengXian" w:hAnsi="Arial" w:cs="Arial"/>
            <w:noProof/>
            <w:sz w:val="20"/>
            <w:szCs w:val="20"/>
            <w:lang w:val="en-US"/>
          </w:rPr>
          <w:pict w14:anchorId="65AE6CB2">
            <v:rect id="_x0000_i1036" alt="" style="width:467.55pt;height:.05pt;mso-width-percent:0;mso-height-percent:0;mso-width-percent:0;mso-height-percent:0" o:hrpct="999" o:hralign="center" o:hrstd="t" o:hr="t" fillcolor="#a0a0a0" stroked="f"/>
          </w:pict>
        </w:r>
      </w:ins>
    </w:p>
    <w:p w14:paraId="5BB73005" w14:textId="77777777" w:rsidR="006A52AC" w:rsidRPr="00B2009B" w:rsidRDefault="006A52AC" w:rsidP="00B2009B">
      <w:pPr>
        <w:spacing w:after="0" w:line="276" w:lineRule="auto"/>
        <w:rPr>
          <w:rFonts w:ascii="Arial" w:eastAsia="DengXian" w:hAnsi="Arial" w:cs="Arial"/>
          <w:b/>
          <w:bCs/>
          <w:sz w:val="20"/>
          <w:szCs w:val="20"/>
          <w:lang w:val="en-US"/>
        </w:rPr>
      </w:pPr>
    </w:p>
    <w:p w14:paraId="1DBA1160" w14:textId="7A9FBF06" w:rsidR="006A52AC" w:rsidRPr="00B2009B" w:rsidRDefault="006A52AC" w:rsidP="00B2009B">
      <w:pPr>
        <w:spacing w:after="0" w:line="276" w:lineRule="auto"/>
        <w:rPr>
          <w:rFonts w:ascii="Arial" w:eastAsia="DengXian" w:hAnsi="Arial" w:cs="Arial"/>
          <w:sz w:val="20"/>
          <w:szCs w:val="20"/>
          <w:lang w:val="en-US"/>
        </w:rPr>
      </w:pPr>
      <w:r w:rsidRPr="00B2009B">
        <w:rPr>
          <w:rFonts w:ascii="Arial" w:eastAsia="DengXian" w:hAnsi="Arial" w:cs="Arial"/>
          <w:b/>
          <w:bCs/>
          <w:sz w:val="20"/>
          <w:szCs w:val="20"/>
          <w:lang w:val="en-US"/>
        </w:rPr>
        <w:t>Verified By :</w:t>
      </w:r>
      <w:r w:rsidRPr="00B2009B">
        <w:rPr>
          <w:rFonts w:ascii="Arial" w:eastAsia="DengXian" w:hAnsi="Arial" w:cs="Arial"/>
          <w:sz w:val="20"/>
          <w:szCs w:val="20"/>
          <w:lang w:val="en-US"/>
        </w:rPr>
        <w:t xml:space="preserve"> ___________________________</w:t>
      </w:r>
    </w:p>
    <w:p w14:paraId="5BADE010" w14:textId="3EF17548" w:rsidR="004E654F" w:rsidRPr="00E7089D" w:rsidRDefault="006A52AC" w:rsidP="00E7089D">
      <w:pPr>
        <w:spacing w:after="0" w:line="276" w:lineRule="auto"/>
        <w:rPr>
          <w:rFonts w:ascii="Arial" w:eastAsia="DengXian" w:hAnsi="Arial" w:cs="Arial"/>
          <w:sz w:val="20"/>
          <w:szCs w:val="20"/>
          <w:lang w:val="en-US"/>
        </w:rPr>
      </w:pPr>
      <w:r w:rsidRPr="00B2009B">
        <w:rPr>
          <w:rFonts w:ascii="Arial" w:eastAsia="DengXian" w:hAnsi="Arial" w:cs="Arial"/>
          <w:sz w:val="20"/>
          <w:szCs w:val="20"/>
          <w:lang w:val="en-US"/>
        </w:rPr>
        <w:br/>
      </w:r>
      <w:r w:rsidRPr="00B2009B">
        <w:rPr>
          <w:rFonts w:ascii="Arial" w:eastAsia="DengXian" w:hAnsi="Arial" w:cs="Arial"/>
          <w:b/>
          <w:bCs/>
          <w:sz w:val="20"/>
          <w:szCs w:val="20"/>
          <w:lang w:val="en-US"/>
        </w:rPr>
        <w:t>Date:</w:t>
      </w:r>
      <w:r w:rsidRPr="00B2009B">
        <w:rPr>
          <w:rFonts w:ascii="Arial" w:eastAsia="DengXian" w:hAnsi="Arial" w:cs="Arial"/>
          <w:sz w:val="20"/>
          <w:szCs w:val="20"/>
          <w:lang w:val="en-US"/>
        </w:rPr>
        <w:t xml:space="preserve"> ___________________________</w:t>
      </w:r>
    </w:p>
    <w:p w14:paraId="0BC0A665" w14:textId="5DC36657" w:rsidR="004E654F" w:rsidRPr="00B2009B" w:rsidRDefault="00B93BB9" w:rsidP="00B2009B">
      <w:pPr>
        <w:pageBreakBefore/>
        <w:spacing w:after="0" w:line="240" w:lineRule="auto"/>
        <w:ind w:left="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lastRenderedPageBreak/>
        <w:t xml:space="preserve">Appendix 3- </w:t>
      </w:r>
      <w:r w:rsidR="003D13C5" w:rsidRPr="00B2009B">
        <w:rPr>
          <w:rFonts w:ascii="Arial" w:eastAsia="Times New Roman" w:hAnsi="Arial" w:cs="Arial"/>
          <w:b/>
          <w:bCs/>
          <w:kern w:val="0"/>
          <w:sz w:val="20"/>
          <w:szCs w:val="20"/>
          <w:lang w:val="en-GB" w:eastAsia="ru-RU"/>
          <w14:ligatures w14:val="none"/>
        </w:rPr>
        <w:t>Worker</w:t>
      </w:r>
      <w:r w:rsidR="00E7089D">
        <w:rPr>
          <w:rFonts w:ascii="Arial" w:eastAsia="Times New Roman" w:hAnsi="Arial" w:cs="Arial"/>
          <w:b/>
          <w:bCs/>
          <w:kern w:val="0"/>
          <w:sz w:val="20"/>
          <w:szCs w:val="20"/>
          <w:lang w:val="en-GB" w:eastAsia="ru-RU"/>
          <w14:ligatures w14:val="none"/>
        </w:rPr>
        <w:t>s</w:t>
      </w:r>
      <w:r w:rsidR="003D13C5" w:rsidRPr="00B2009B">
        <w:rPr>
          <w:rFonts w:ascii="Arial" w:eastAsia="Times New Roman" w:hAnsi="Arial" w:cs="Arial"/>
          <w:b/>
          <w:bCs/>
          <w:kern w:val="0"/>
          <w:sz w:val="20"/>
          <w:szCs w:val="20"/>
          <w:lang w:val="en-GB" w:eastAsia="ru-RU"/>
          <w14:ligatures w14:val="none"/>
        </w:rPr>
        <w:t>’ Accommodation Audit Checklist</w:t>
      </w:r>
    </w:p>
    <w:p w14:paraId="3B9D2E96" w14:textId="77777777" w:rsidR="008966E6" w:rsidRPr="00B2009B" w:rsidRDefault="008966E6" w:rsidP="00B2009B">
      <w:pPr>
        <w:spacing w:after="0"/>
        <w:rPr>
          <w:rFonts w:ascii="Arial" w:hAnsi="Arial" w:cs="Arial"/>
          <w:kern w:val="0"/>
          <w:sz w:val="20"/>
          <w:szCs w:val="20"/>
          <w:lang w:val="en-GB"/>
        </w:rPr>
      </w:pPr>
    </w:p>
    <w:tbl>
      <w:tblPr>
        <w:tblW w:w="9776" w:type="dxa"/>
        <w:jc w:val="center"/>
        <w:tblLook w:val="04A0" w:firstRow="1" w:lastRow="0" w:firstColumn="1" w:lastColumn="0" w:noHBand="0" w:noVBand="1"/>
      </w:tblPr>
      <w:tblGrid>
        <w:gridCol w:w="654"/>
        <w:gridCol w:w="4797"/>
        <w:gridCol w:w="893"/>
        <w:gridCol w:w="743"/>
        <w:gridCol w:w="846"/>
        <w:gridCol w:w="1843"/>
      </w:tblGrid>
      <w:tr w:rsidR="008D69FD" w:rsidRPr="00B2009B" w14:paraId="55340BDC" w14:textId="77777777" w:rsidTr="008D69FD">
        <w:trPr>
          <w:trHeight w:val="312"/>
          <w:jc w:val="center"/>
        </w:trPr>
        <w:tc>
          <w:tcPr>
            <w:tcW w:w="654" w:type="dxa"/>
            <w:vMerge w:val="restart"/>
            <w:tcBorders>
              <w:top w:val="single" w:sz="4" w:space="0" w:color="auto"/>
              <w:left w:val="single" w:sz="4" w:space="0" w:color="auto"/>
              <w:bottom w:val="single" w:sz="4" w:space="0" w:color="auto"/>
              <w:right w:val="single" w:sz="4" w:space="0" w:color="auto"/>
            </w:tcBorders>
            <w:vAlign w:val="center"/>
            <w:hideMark/>
          </w:tcPr>
          <w:p w14:paraId="73FBE321" w14:textId="4E9B2987" w:rsidR="008966E6" w:rsidRPr="00B2009B" w:rsidRDefault="008966E6" w:rsidP="00B2009B">
            <w:pPr>
              <w:spacing w:after="0"/>
              <w:jc w:val="center"/>
              <w:rPr>
                <w:rFonts w:ascii="Arial" w:eastAsia="SimSun" w:hAnsi="Arial" w:cs="Arial"/>
                <w:b/>
                <w:sz w:val="20"/>
                <w:szCs w:val="20"/>
                <w:lang w:val="en-US"/>
              </w:rPr>
            </w:pPr>
            <w:r w:rsidRPr="00B2009B">
              <w:rPr>
                <w:rFonts w:ascii="Arial" w:eastAsia="SimSun" w:hAnsi="Arial" w:cs="Arial"/>
                <w:b/>
                <w:sz w:val="20"/>
                <w:szCs w:val="20"/>
                <w:lang w:val="en-US"/>
              </w:rPr>
              <w:t>NO.</w:t>
            </w:r>
          </w:p>
        </w:tc>
        <w:tc>
          <w:tcPr>
            <w:tcW w:w="4797" w:type="dxa"/>
            <w:vMerge w:val="restart"/>
            <w:tcBorders>
              <w:top w:val="single" w:sz="4" w:space="0" w:color="auto"/>
              <w:left w:val="single" w:sz="4" w:space="0" w:color="auto"/>
              <w:bottom w:val="single" w:sz="4" w:space="0" w:color="auto"/>
              <w:right w:val="single" w:sz="4" w:space="0" w:color="auto"/>
            </w:tcBorders>
            <w:vAlign w:val="center"/>
            <w:hideMark/>
          </w:tcPr>
          <w:p w14:paraId="2145612D" w14:textId="77777777" w:rsidR="008966E6" w:rsidRPr="00B2009B" w:rsidRDefault="008966E6" w:rsidP="00B2009B">
            <w:pPr>
              <w:spacing w:after="0"/>
              <w:jc w:val="center"/>
              <w:rPr>
                <w:rFonts w:ascii="Arial" w:eastAsia="SimSun" w:hAnsi="Arial" w:cs="Arial"/>
                <w:b/>
                <w:sz w:val="20"/>
                <w:szCs w:val="20"/>
              </w:rPr>
            </w:pPr>
            <w:r w:rsidRPr="00B2009B">
              <w:rPr>
                <w:rFonts w:ascii="Arial" w:eastAsia="SimSun" w:hAnsi="Arial" w:cs="Arial"/>
                <w:b/>
                <w:sz w:val="20"/>
                <w:szCs w:val="20"/>
              </w:rPr>
              <w:t>DESCRIPTION</w:t>
            </w:r>
          </w:p>
        </w:tc>
        <w:tc>
          <w:tcPr>
            <w:tcW w:w="2482" w:type="dxa"/>
            <w:gridSpan w:val="3"/>
            <w:tcBorders>
              <w:top w:val="single" w:sz="4" w:space="0" w:color="auto"/>
              <w:left w:val="single" w:sz="4" w:space="0" w:color="auto"/>
              <w:bottom w:val="single" w:sz="4" w:space="0" w:color="auto"/>
              <w:right w:val="single" w:sz="4" w:space="0" w:color="auto"/>
            </w:tcBorders>
            <w:vAlign w:val="center"/>
            <w:hideMark/>
          </w:tcPr>
          <w:p w14:paraId="7DADBC4F" w14:textId="77777777" w:rsidR="008966E6" w:rsidRPr="00B2009B" w:rsidRDefault="008966E6" w:rsidP="00B2009B">
            <w:pPr>
              <w:spacing w:after="0"/>
              <w:jc w:val="center"/>
              <w:rPr>
                <w:rFonts w:ascii="Arial" w:eastAsia="SimSun" w:hAnsi="Arial" w:cs="Arial"/>
                <w:b/>
                <w:sz w:val="20"/>
                <w:szCs w:val="20"/>
              </w:rPr>
            </w:pPr>
            <w:r w:rsidRPr="00B2009B">
              <w:rPr>
                <w:rFonts w:ascii="Arial" w:eastAsia="SimSun" w:hAnsi="Arial" w:cs="Arial"/>
                <w:b/>
                <w:sz w:val="20"/>
                <w:szCs w:val="20"/>
              </w:rPr>
              <w:t>STATUS</w:t>
            </w:r>
          </w:p>
        </w:tc>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610E3F47" w14:textId="77777777" w:rsidR="008966E6" w:rsidRPr="00B2009B" w:rsidRDefault="008966E6" w:rsidP="00B2009B">
            <w:pPr>
              <w:spacing w:after="0"/>
              <w:jc w:val="center"/>
              <w:rPr>
                <w:rFonts w:ascii="Arial" w:eastAsia="SimSun" w:hAnsi="Arial" w:cs="Arial"/>
                <w:b/>
                <w:sz w:val="20"/>
                <w:szCs w:val="20"/>
              </w:rPr>
            </w:pPr>
            <w:r w:rsidRPr="00B2009B">
              <w:rPr>
                <w:rFonts w:ascii="Arial" w:eastAsia="SimSun" w:hAnsi="Arial" w:cs="Arial"/>
                <w:b/>
                <w:sz w:val="20"/>
                <w:szCs w:val="20"/>
              </w:rPr>
              <w:t>REMARKS</w:t>
            </w:r>
            <w:r w:rsidR="008D69FD" w:rsidRPr="00B2009B">
              <w:rPr>
                <w:rFonts w:ascii="Arial" w:eastAsia="SimSun" w:hAnsi="Arial" w:cs="Arial"/>
                <w:b/>
                <w:sz w:val="20"/>
                <w:szCs w:val="20"/>
              </w:rPr>
              <w:t>/</w:t>
            </w:r>
          </w:p>
          <w:p w14:paraId="0D1E0F0D" w14:textId="48231D21" w:rsidR="008D69FD" w:rsidRPr="00B2009B" w:rsidRDefault="008D69FD" w:rsidP="00B2009B">
            <w:pPr>
              <w:spacing w:after="0"/>
              <w:jc w:val="center"/>
              <w:rPr>
                <w:rFonts w:ascii="Arial" w:eastAsia="SimSun" w:hAnsi="Arial" w:cs="Arial"/>
                <w:b/>
                <w:sz w:val="20"/>
                <w:szCs w:val="20"/>
              </w:rPr>
            </w:pPr>
            <w:r w:rsidRPr="00B2009B">
              <w:rPr>
                <w:rFonts w:ascii="Arial" w:eastAsia="SimSun" w:hAnsi="Arial" w:cs="Arial"/>
                <w:b/>
                <w:sz w:val="20"/>
                <w:szCs w:val="20"/>
              </w:rPr>
              <w:t>CORRECTIVE ACTION</w:t>
            </w:r>
          </w:p>
        </w:tc>
      </w:tr>
      <w:tr w:rsidR="008D69FD" w:rsidRPr="00B2009B" w14:paraId="7E96BF46" w14:textId="77777777" w:rsidTr="6F1BA85E">
        <w:trPr>
          <w:trHeight w:val="123"/>
          <w:jc w:val="center"/>
        </w:trPr>
        <w:tc>
          <w:tcPr>
            <w:tcW w:w="654" w:type="dxa"/>
            <w:vMerge/>
            <w:vAlign w:val="center"/>
            <w:hideMark/>
          </w:tcPr>
          <w:p w14:paraId="48B7E238" w14:textId="77777777" w:rsidR="008966E6" w:rsidRPr="00B2009B" w:rsidRDefault="008966E6" w:rsidP="00B2009B">
            <w:pPr>
              <w:spacing w:after="0" w:line="240" w:lineRule="auto"/>
              <w:rPr>
                <w:rFonts w:ascii="Arial" w:eastAsia="SimSun" w:hAnsi="Arial" w:cs="Arial"/>
                <w:b/>
                <w:sz w:val="20"/>
                <w:szCs w:val="20"/>
              </w:rPr>
            </w:pPr>
          </w:p>
        </w:tc>
        <w:tc>
          <w:tcPr>
            <w:tcW w:w="0" w:type="auto"/>
            <w:vMerge/>
            <w:vAlign w:val="center"/>
            <w:hideMark/>
          </w:tcPr>
          <w:p w14:paraId="516E5C61" w14:textId="77777777" w:rsidR="008966E6" w:rsidRPr="00B2009B" w:rsidRDefault="008966E6" w:rsidP="00B2009B">
            <w:pPr>
              <w:spacing w:after="0" w:line="240" w:lineRule="auto"/>
              <w:rPr>
                <w:rFonts w:ascii="Arial" w:eastAsia="SimSun" w:hAnsi="Arial" w:cs="Arial"/>
                <w:b/>
                <w:sz w:val="20"/>
                <w:szCs w:val="20"/>
              </w:rPr>
            </w:pPr>
          </w:p>
        </w:tc>
        <w:tc>
          <w:tcPr>
            <w:tcW w:w="893" w:type="dxa"/>
            <w:tcBorders>
              <w:top w:val="single" w:sz="4" w:space="0" w:color="auto"/>
              <w:left w:val="single" w:sz="4" w:space="0" w:color="auto"/>
              <w:bottom w:val="single" w:sz="4" w:space="0" w:color="auto"/>
              <w:right w:val="single" w:sz="4" w:space="0" w:color="auto"/>
            </w:tcBorders>
            <w:vAlign w:val="center"/>
            <w:hideMark/>
          </w:tcPr>
          <w:p w14:paraId="11DACD82" w14:textId="6F1978A4" w:rsidR="008966E6" w:rsidRPr="00B2009B" w:rsidRDefault="008D69FD" w:rsidP="00B2009B">
            <w:pPr>
              <w:spacing w:after="0"/>
              <w:jc w:val="center"/>
              <w:rPr>
                <w:rFonts w:ascii="Arial" w:eastAsia="SimSun" w:hAnsi="Arial" w:cs="Arial"/>
                <w:b/>
                <w:sz w:val="20"/>
                <w:szCs w:val="20"/>
              </w:rPr>
            </w:pPr>
            <w:r w:rsidRPr="00B2009B">
              <w:rPr>
                <w:rFonts w:ascii="Arial" w:eastAsia="SimSun" w:hAnsi="Arial" w:cs="Arial"/>
                <w:b/>
                <w:sz w:val="20"/>
                <w:szCs w:val="20"/>
              </w:rPr>
              <w:t>YES</w:t>
            </w:r>
          </w:p>
        </w:tc>
        <w:tc>
          <w:tcPr>
            <w:tcW w:w="743" w:type="dxa"/>
            <w:tcBorders>
              <w:top w:val="single" w:sz="4" w:space="0" w:color="auto"/>
              <w:left w:val="single" w:sz="4" w:space="0" w:color="auto"/>
              <w:bottom w:val="single" w:sz="4" w:space="0" w:color="auto"/>
              <w:right w:val="single" w:sz="4" w:space="0" w:color="auto"/>
            </w:tcBorders>
            <w:vAlign w:val="center"/>
            <w:hideMark/>
          </w:tcPr>
          <w:p w14:paraId="120AA6A8" w14:textId="1D516E82" w:rsidR="008966E6" w:rsidRPr="00B2009B" w:rsidRDefault="008D69FD" w:rsidP="00B2009B">
            <w:pPr>
              <w:spacing w:after="0"/>
              <w:jc w:val="center"/>
              <w:rPr>
                <w:rFonts w:ascii="Arial" w:eastAsia="SimSun" w:hAnsi="Arial" w:cs="Arial"/>
                <w:b/>
                <w:sz w:val="20"/>
                <w:szCs w:val="20"/>
              </w:rPr>
            </w:pPr>
            <w:r w:rsidRPr="00B2009B">
              <w:rPr>
                <w:rFonts w:ascii="Arial" w:eastAsia="SimSun" w:hAnsi="Arial" w:cs="Arial"/>
                <w:b/>
                <w:sz w:val="20"/>
                <w:szCs w:val="20"/>
              </w:rPr>
              <w:t>NO</w:t>
            </w:r>
          </w:p>
        </w:tc>
        <w:tc>
          <w:tcPr>
            <w:tcW w:w="846" w:type="dxa"/>
            <w:tcBorders>
              <w:top w:val="single" w:sz="4" w:space="0" w:color="auto"/>
              <w:left w:val="single" w:sz="4" w:space="0" w:color="auto"/>
              <w:bottom w:val="single" w:sz="4" w:space="0" w:color="auto"/>
              <w:right w:val="single" w:sz="4" w:space="0" w:color="auto"/>
            </w:tcBorders>
            <w:vAlign w:val="center"/>
            <w:hideMark/>
          </w:tcPr>
          <w:p w14:paraId="3DA837E0" w14:textId="20EA5E46" w:rsidR="008966E6" w:rsidRPr="00B2009B" w:rsidRDefault="008D69FD" w:rsidP="00B2009B">
            <w:pPr>
              <w:spacing w:after="0"/>
              <w:jc w:val="center"/>
              <w:rPr>
                <w:rFonts w:ascii="Arial" w:eastAsia="SimSun" w:hAnsi="Arial" w:cs="Arial"/>
                <w:b/>
                <w:sz w:val="20"/>
                <w:szCs w:val="20"/>
              </w:rPr>
            </w:pPr>
            <w:r w:rsidRPr="00B2009B">
              <w:rPr>
                <w:rFonts w:ascii="Arial" w:eastAsia="SimSun" w:hAnsi="Arial" w:cs="Arial"/>
                <w:b/>
                <w:sz w:val="20"/>
                <w:szCs w:val="20"/>
              </w:rPr>
              <w:t>N/A</w:t>
            </w:r>
          </w:p>
        </w:tc>
        <w:tc>
          <w:tcPr>
            <w:tcW w:w="1843" w:type="dxa"/>
            <w:vMerge/>
            <w:vAlign w:val="center"/>
            <w:hideMark/>
          </w:tcPr>
          <w:p w14:paraId="797452BB" w14:textId="77777777" w:rsidR="008966E6" w:rsidRPr="00B2009B" w:rsidRDefault="008966E6" w:rsidP="00B2009B">
            <w:pPr>
              <w:spacing w:after="0" w:line="240" w:lineRule="auto"/>
              <w:rPr>
                <w:rFonts w:ascii="Arial" w:eastAsia="SimSun" w:hAnsi="Arial" w:cs="Arial"/>
                <w:b/>
                <w:sz w:val="20"/>
                <w:szCs w:val="20"/>
              </w:rPr>
            </w:pPr>
          </w:p>
        </w:tc>
      </w:tr>
      <w:tr w:rsidR="008D69FD" w:rsidRPr="00B2009B" w14:paraId="494A2BDB"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7834DD7B"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F21BE08" w14:textId="77777777" w:rsidR="008966E6" w:rsidRPr="00B2009B" w:rsidRDefault="008966E6" w:rsidP="00B2009B">
            <w:pPr>
              <w:pStyle w:val="Pa17"/>
              <w:spacing w:line="240" w:lineRule="auto"/>
              <w:ind w:left="14" w:hanging="14"/>
              <w:rPr>
                <w:rFonts w:ascii="Arial" w:hAnsi="Arial" w:cs="Arial"/>
                <w:sz w:val="20"/>
                <w:szCs w:val="20"/>
                <w:lang w:val="en-GB"/>
              </w:rPr>
            </w:pPr>
            <w:r w:rsidRPr="00B2009B">
              <w:rPr>
                <w:rFonts w:ascii="Arial" w:hAnsi="Arial" w:cs="Arial"/>
                <w:sz w:val="20"/>
                <w:szCs w:val="20"/>
              </w:rPr>
              <w:t>Is transport provided to the worksite both safe and free?</w:t>
            </w:r>
          </w:p>
        </w:tc>
        <w:tc>
          <w:tcPr>
            <w:tcW w:w="893" w:type="dxa"/>
            <w:tcBorders>
              <w:top w:val="single" w:sz="4" w:space="0" w:color="auto"/>
              <w:left w:val="single" w:sz="4" w:space="0" w:color="auto"/>
              <w:bottom w:val="single" w:sz="4" w:space="0" w:color="auto"/>
              <w:right w:val="single" w:sz="4" w:space="0" w:color="auto"/>
            </w:tcBorders>
            <w:vAlign w:val="center"/>
          </w:tcPr>
          <w:p w14:paraId="6C84069B" w14:textId="77777777" w:rsidR="008966E6" w:rsidRPr="00B2009B" w:rsidRDefault="008966E6" w:rsidP="00B2009B">
            <w:pPr>
              <w:pStyle w:val="Pa17"/>
              <w:spacing w:line="240" w:lineRule="auto"/>
              <w:ind w:left="14" w:hanging="14"/>
              <w:jc w:val="both"/>
              <w:rPr>
                <w:rFonts w:ascii="Arial" w:hAnsi="Arial" w:cs="Arial"/>
                <w:sz w:val="20"/>
                <w:szCs w:val="20"/>
                <w:lang w:val="en-GB"/>
              </w:rPr>
            </w:pPr>
          </w:p>
        </w:tc>
        <w:tc>
          <w:tcPr>
            <w:tcW w:w="743" w:type="dxa"/>
            <w:tcBorders>
              <w:top w:val="single" w:sz="4" w:space="0" w:color="auto"/>
              <w:left w:val="single" w:sz="4" w:space="0" w:color="auto"/>
              <w:bottom w:val="single" w:sz="4" w:space="0" w:color="auto"/>
              <w:right w:val="single" w:sz="4" w:space="0" w:color="auto"/>
            </w:tcBorders>
            <w:vAlign w:val="center"/>
          </w:tcPr>
          <w:p w14:paraId="1FFE5003" w14:textId="77777777" w:rsidR="008966E6" w:rsidRPr="00B2009B" w:rsidRDefault="008966E6" w:rsidP="00B2009B">
            <w:pPr>
              <w:pStyle w:val="Pa17"/>
              <w:spacing w:line="240" w:lineRule="auto"/>
              <w:ind w:left="14" w:hanging="14"/>
              <w:jc w:val="both"/>
              <w:rPr>
                <w:rFonts w:ascii="Arial" w:hAnsi="Arial" w:cs="Arial"/>
                <w:sz w:val="20"/>
                <w:szCs w:val="20"/>
                <w:lang w:val="en-GB"/>
              </w:rPr>
            </w:pPr>
          </w:p>
        </w:tc>
        <w:tc>
          <w:tcPr>
            <w:tcW w:w="846" w:type="dxa"/>
            <w:tcBorders>
              <w:top w:val="single" w:sz="4" w:space="0" w:color="auto"/>
              <w:left w:val="single" w:sz="4" w:space="0" w:color="auto"/>
              <w:bottom w:val="single" w:sz="4" w:space="0" w:color="auto"/>
              <w:right w:val="single" w:sz="4" w:space="0" w:color="auto"/>
            </w:tcBorders>
            <w:vAlign w:val="center"/>
          </w:tcPr>
          <w:p w14:paraId="7A50458C" w14:textId="77777777" w:rsidR="008966E6" w:rsidRPr="00B2009B" w:rsidRDefault="008966E6" w:rsidP="00B2009B">
            <w:pPr>
              <w:pStyle w:val="Pa17"/>
              <w:spacing w:line="240" w:lineRule="auto"/>
              <w:ind w:left="14" w:hanging="14"/>
              <w:jc w:val="both"/>
              <w:rPr>
                <w:rFonts w:ascii="Arial" w:hAnsi="Arial" w:cs="Arial"/>
                <w:sz w:val="20"/>
                <w:szCs w:val="20"/>
                <w:lang w:val="en-GB"/>
              </w:rPr>
            </w:pPr>
          </w:p>
        </w:tc>
        <w:tc>
          <w:tcPr>
            <w:tcW w:w="1843" w:type="dxa"/>
            <w:tcBorders>
              <w:top w:val="single" w:sz="4" w:space="0" w:color="auto"/>
              <w:left w:val="single" w:sz="4" w:space="0" w:color="auto"/>
              <w:bottom w:val="single" w:sz="4" w:space="0" w:color="auto"/>
              <w:right w:val="single" w:sz="4" w:space="0" w:color="auto"/>
            </w:tcBorders>
            <w:vAlign w:val="center"/>
          </w:tcPr>
          <w:p w14:paraId="7489107B" w14:textId="77777777" w:rsidR="008966E6" w:rsidRPr="00B2009B" w:rsidRDefault="008966E6" w:rsidP="00B2009B">
            <w:pPr>
              <w:pStyle w:val="Pa17"/>
              <w:spacing w:line="240" w:lineRule="auto"/>
              <w:ind w:left="14" w:hanging="14"/>
              <w:jc w:val="both"/>
              <w:rPr>
                <w:rFonts w:ascii="Arial" w:hAnsi="Arial" w:cs="Arial"/>
                <w:sz w:val="20"/>
                <w:szCs w:val="20"/>
                <w:lang w:val="en-GB"/>
              </w:rPr>
            </w:pPr>
          </w:p>
        </w:tc>
      </w:tr>
      <w:tr w:rsidR="008D69FD" w:rsidRPr="00B2009B" w14:paraId="147690B7"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3D813D10"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w:t>
            </w:r>
          </w:p>
        </w:tc>
        <w:tc>
          <w:tcPr>
            <w:tcW w:w="4797" w:type="dxa"/>
            <w:tcBorders>
              <w:top w:val="single" w:sz="4" w:space="0" w:color="auto"/>
              <w:left w:val="single" w:sz="4" w:space="0" w:color="auto"/>
              <w:bottom w:val="single" w:sz="4" w:space="0" w:color="auto"/>
              <w:right w:val="single" w:sz="4" w:space="0" w:color="auto"/>
            </w:tcBorders>
            <w:vAlign w:val="center"/>
            <w:hideMark/>
          </w:tcPr>
          <w:p w14:paraId="221053C0" w14:textId="77777777"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Are the accommodation facilities kept in good repair and clean and free from rubbish and other refuse?</w:t>
            </w:r>
          </w:p>
        </w:tc>
        <w:tc>
          <w:tcPr>
            <w:tcW w:w="893" w:type="dxa"/>
            <w:tcBorders>
              <w:top w:val="single" w:sz="4" w:space="0" w:color="auto"/>
              <w:left w:val="single" w:sz="4" w:space="0" w:color="auto"/>
              <w:bottom w:val="single" w:sz="4" w:space="0" w:color="auto"/>
              <w:right w:val="single" w:sz="4" w:space="0" w:color="auto"/>
            </w:tcBorders>
            <w:vAlign w:val="center"/>
          </w:tcPr>
          <w:p w14:paraId="6769A46B"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5AD59B80"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4FBB564A"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0EA3816"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036B7381"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239A8576"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3</w:t>
            </w:r>
          </w:p>
        </w:tc>
        <w:tc>
          <w:tcPr>
            <w:tcW w:w="4797" w:type="dxa"/>
            <w:tcBorders>
              <w:top w:val="single" w:sz="4" w:space="0" w:color="auto"/>
              <w:left w:val="single" w:sz="4" w:space="0" w:color="auto"/>
              <w:bottom w:val="single" w:sz="4" w:space="0" w:color="auto"/>
              <w:right w:val="single" w:sz="4" w:space="0" w:color="auto"/>
            </w:tcBorders>
            <w:vAlign w:val="center"/>
            <w:hideMark/>
          </w:tcPr>
          <w:p w14:paraId="79FED68E"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 xml:space="preserve">Are cleaning records being maintained appropriately? </w:t>
            </w:r>
          </w:p>
        </w:tc>
        <w:tc>
          <w:tcPr>
            <w:tcW w:w="893" w:type="dxa"/>
            <w:tcBorders>
              <w:top w:val="single" w:sz="4" w:space="0" w:color="auto"/>
              <w:left w:val="single" w:sz="4" w:space="0" w:color="auto"/>
              <w:bottom w:val="single" w:sz="4" w:space="0" w:color="auto"/>
              <w:right w:val="single" w:sz="4" w:space="0" w:color="auto"/>
            </w:tcBorders>
            <w:vAlign w:val="center"/>
          </w:tcPr>
          <w:p w14:paraId="407A0BDC"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525BD95"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3E6BB9F"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35B888F8"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23BE023F"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4C3AD46F"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4</w:t>
            </w:r>
          </w:p>
        </w:tc>
        <w:tc>
          <w:tcPr>
            <w:tcW w:w="4797" w:type="dxa"/>
            <w:tcBorders>
              <w:top w:val="single" w:sz="4" w:space="0" w:color="auto"/>
              <w:left w:val="single" w:sz="4" w:space="0" w:color="auto"/>
              <w:bottom w:val="single" w:sz="4" w:space="0" w:color="auto"/>
              <w:right w:val="single" w:sz="4" w:space="0" w:color="auto"/>
            </w:tcBorders>
            <w:vAlign w:val="center"/>
            <w:hideMark/>
          </w:tcPr>
          <w:p w14:paraId="07F4857D" w14:textId="5D7041E4"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Are the worker accommodation drainage lines appropriate and have no leakage?</w:t>
            </w:r>
          </w:p>
        </w:tc>
        <w:tc>
          <w:tcPr>
            <w:tcW w:w="893" w:type="dxa"/>
            <w:tcBorders>
              <w:top w:val="single" w:sz="4" w:space="0" w:color="auto"/>
              <w:left w:val="single" w:sz="4" w:space="0" w:color="auto"/>
              <w:bottom w:val="single" w:sz="4" w:space="0" w:color="auto"/>
              <w:right w:val="single" w:sz="4" w:space="0" w:color="auto"/>
            </w:tcBorders>
            <w:vAlign w:val="center"/>
          </w:tcPr>
          <w:p w14:paraId="4AB1B3BF"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1E498E17"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06DCCAD2"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5F5D922F"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7A0B42C2"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4B68F750"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5</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4E49C65"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Do workers have easy access to a supply of clean/ potable water in adequate quantities?</w:t>
            </w:r>
          </w:p>
        </w:tc>
        <w:tc>
          <w:tcPr>
            <w:tcW w:w="893" w:type="dxa"/>
            <w:tcBorders>
              <w:top w:val="single" w:sz="4" w:space="0" w:color="auto"/>
              <w:left w:val="single" w:sz="4" w:space="0" w:color="auto"/>
              <w:bottom w:val="single" w:sz="4" w:space="0" w:color="auto"/>
              <w:right w:val="single" w:sz="4" w:space="0" w:color="auto"/>
            </w:tcBorders>
            <w:vAlign w:val="center"/>
          </w:tcPr>
          <w:p w14:paraId="21508A7D"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9DD8EF0"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3C16980"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DF924F3"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6048D394"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1D0D0D6E"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6</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8C8FFAB"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Does the quality of the water comply with national/local requirements and WHO standards?</w:t>
            </w:r>
          </w:p>
        </w:tc>
        <w:tc>
          <w:tcPr>
            <w:tcW w:w="893" w:type="dxa"/>
            <w:tcBorders>
              <w:top w:val="single" w:sz="4" w:space="0" w:color="auto"/>
              <w:left w:val="single" w:sz="4" w:space="0" w:color="auto"/>
              <w:bottom w:val="single" w:sz="4" w:space="0" w:color="auto"/>
              <w:right w:val="single" w:sz="4" w:space="0" w:color="auto"/>
            </w:tcBorders>
            <w:vAlign w:val="center"/>
          </w:tcPr>
          <w:p w14:paraId="7204FA44"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4401F6EB"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1A6A64B9"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EA6CE64"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5E1DEFD7" w14:textId="77777777" w:rsidTr="008D69FD">
        <w:trPr>
          <w:trHeight w:val="838"/>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64E9BB57"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7</w:t>
            </w:r>
          </w:p>
        </w:tc>
        <w:tc>
          <w:tcPr>
            <w:tcW w:w="4797" w:type="dxa"/>
            <w:tcBorders>
              <w:top w:val="single" w:sz="4" w:space="0" w:color="auto"/>
              <w:left w:val="single" w:sz="4" w:space="0" w:color="auto"/>
              <w:bottom w:val="single" w:sz="4" w:space="0" w:color="auto"/>
              <w:right w:val="single" w:sz="4" w:space="0" w:color="auto"/>
            </w:tcBorders>
            <w:vAlign w:val="center"/>
            <w:hideMark/>
          </w:tcPr>
          <w:p w14:paraId="75C4EBFE"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Are wastewater, sewage, food and any other waste materials adequately discharged in compliance with local standards and WBG EHS General Guidelines without causing any significant impacts on camp residents, the environment or surrounding communities?</w:t>
            </w:r>
          </w:p>
        </w:tc>
        <w:tc>
          <w:tcPr>
            <w:tcW w:w="893" w:type="dxa"/>
            <w:tcBorders>
              <w:top w:val="single" w:sz="4" w:space="0" w:color="auto"/>
              <w:left w:val="single" w:sz="4" w:space="0" w:color="auto"/>
              <w:bottom w:val="single" w:sz="4" w:space="0" w:color="auto"/>
              <w:right w:val="single" w:sz="4" w:space="0" w:color="auto"/>
            </w:tcBorders>
            <w:vAlign w:val="center"/>
          </w:tcPr>
          <w:p w14:paraId="1E9E64FD"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3D94FF2C"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180E1CD8"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075467C"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361DF8AB"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3D87016B"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8</w:t>
            </w:r>
          </w:p>
        </w:tc>
        <w:tc>
          <w:tcPr>
            <w:tcW w:w="4797" w:type="dxa"/>
            <w:tcBorders>
              <w:top w:val="single" w:sz="4" w:space="0" w:color="auto"/>
              <w:left w:val="single" w:sz="4" w:space="0" w:color="auto"/>
              <w:bottom w:val="single" w:sz="4" w:space="0" w:color="auto"/>
              <w:right w:val="single" w:sz="4" w:space="0" w:color="auto"/>
            </w:tcBorders>
            <w:vAlign w:val="center"/>
            <w:hideMark/>
          </w:tcPr>
          <w:p w14:paraId="7F4E3870"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Are pest extermination, vector control and disinfection undertaken throughout the living facilities?</w:t>
            </w:r>
          </w:p>
        </w:tc>
        <w:tc>
          <w:tcPr>
            <w:tcW w:w="893" w:type="dxa"/>
            <w:tcBorders>
              <w:top w:val="single" w:sz="4" w:space="0" w:color="auto"/>
              <w:left w:val="single" w:sz="4" w:space="0" w:color="auto"/>
              <w:bottom w:val="single" w:sz="4" w:space="0" w:color="auto"/>
              <w:right w:val="single" w:sz="4" w:space="0" w:color="auto"/>
            </w:tcBorders>
            <w:vAlign w:val="center"/>
          </w:tcPr>
          <w:p w14:paraId="76D82755"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5D69D174"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F95266F"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57F03B40"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69203711"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36D9799C"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9</w:t>
            </w:r>
          </w:p>
        </w:tc>
        <w:tc>
          <w:tcPr>
            <w:tcW w:w="4797" w:type="dxa"/>
            <w:tcBorders>
              <w:top w:val="single" w:sz="4" w:space="0" w:color="auto"/>
              <w:left w:val="single" w:sz="4" w:space="0" w:color="auto"/>
              <w:bottom w:val="single" w:sz="4" w:space="0" w:color="auto"/>
              <w:right w:val="single" w:sz="4" w:space="0" w:color="auto"/>
            </w:tcBorders>
            <w:vAlign w:val="center"/>
            <w:hideMark/>
          </w:tcPr>
          <w:p w14:paraId="501B2612"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Are the rooms/dormitories kept in good condition? Natural/ Mechanical ventilation arrangement is provided? i.e., windows or exhaust fan etc.</w:t>
            </w:r>
          </w:p>
        </w:tc>
        <w:tc>
          <w:tcPr>
            <w:tcW w:w="893" w:type="dxa"/>
            <w:tcBorders>
              <w:top w:val="single" w:sz="4" w:space="0" w:color="auto"/>
              <w:left w:val="single" w:sz="4" w:space="0" w:color="auto"/>
              <w:bottom w:val="single" w:sz="4" w:space="0" w:color="auto"/>
              <w:right w:val="single" w:sz="4" w:space="0" w:color="auto"/>
            </w:tcBorders>
            <w:vAlign w:val="center"/>
          </w:tcPr>
          <w:p w14:paraId="3C90568F"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08557382"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513D079C"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D59CD28"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6EB51330"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13ED8894"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10</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A9D63D8" w14:textId="77777777"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Are residents provided with enough space?</w:t>
            </w:r>
          </w:p>
        </w:tc>
        <w:tc>
          <w:tcPr>
            <w:tcW w:w="893" w:type="dxa"/>
            <w:tcBorders>
              <w:top w:val="single" w:sz="4" w:space="0" w:color="auto"/>
              <w:left w:val="single" w:sz="4" w:space="0" w:color="auto"/>
              <w:bottom w:val="single" w:sz="4" w:space="0" w:color="auto"/>
              <w:right w:val="single" w:sz="4" w:space="0" w:color="auto"/>
            </w:tcBorders>
            <w:vAlign w:val="center"/>
          </w:tcPr>
          <w:p w14:paraId="230C1349"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14CABBE"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156551CC"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AFFB44E"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2B824D2C"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33AE0635"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11</w:t>
            </w:r>
          </w:p>
        </w:tc>
        <w:tc>
          <w:tcPr>
            <w:tcW w:w="4797" w:type="dxa"/>
            <w:tcBorders>
              <w:top w:val="single" w:sz="4" w:space="0" w:color="auto"/>
              <w:left w:val="single" w:sz="4" w:space="0" w:color="auto"/>
              <w:bottom w:val="single" w:sz="4" w:space="0" w:color="auto"/>
              <w:right w:val="single" w:sz="4" w:space="0" w:color="auto"/>
            </w:tcBorders>
            <w:vAlign w:val="center"/>
            <w:hideMark/>
          </w:tcPr>
          <w:p w14:paraId="3630FD24" w14:textId="77777777" w:rsidR="008966E6" w:rsidRPr="00B2009B" w:rsidRDefault="008966E6" w:rsidP="00B2009B">
            <w:pPr>
              <w:tabs>
                <w:tab w:val="left" w:pos="2880"/>
              </w:tabs>
              <w:spacing w:after="0"/>
              <w:ind w:left="14" w:hanging="14"/>
              <w:rPr>
                <w:rFonts w:ascii="Arial" w:hAnsi="Arial" w:cs="Arial"/>
                <w:sz w:val="20"/>
                <w:szCs w:val="20"/>
              </w:rPr>
            </w:pPr>
            <w:r w:rsidRPr="00B2009B">
              <w:rPr>
                <w:rFonts w:ascii="Arial" w:hAnsi="Arial" w:cs="Arial"/>
                <w:sz w:val="20"/>
                <w:szCs w:val="20"/>
              </w:rPr>
              <w:t>Is suitable furniture such as bed, table, chair, mirror, bedside light provided for every worker?</w:t>
            </w:r>
          </w:p>
        </w:tc>
        <w:tc>
          <w:tcPr>
            <w:tcW w:w="893" w:type="dxa"/>
            <w:tcBorders>
              <w:top w:val="single" w:sz="4" w:space="0" w:color="auto"/>
              <w:left w:val="single" w:sz="4" w:space="0" w:color="auto"/>
              <w:bottom w:val="single" w:sz="4" w:space="0" w:color="auto"/>
              <w:right w:val="single" w:sz="4" w:space="0" w:color="auto"/>
            </w:tcBorders>
            <w:vAlign w:val="center"/>
          </w:tcPr>
          <w:p w14:paraId="106C1869"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1DF12ED1"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489DC405"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775C137"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6FD1D8A3" w14:textId="77777777" w:rsidTr="008D69FD">
        <w:trPr>
          <w:trHeight w:val="416"/>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40D763EE" w14:textId="77777777" w:rsidR="008966E6" w:rsidRPr="00B2009B" w:rsidRDefault="008966E6" w:rsidP="00B2009B">
            <w:pPr>
              <w:spacing w:after="0"/>
              <w:ind w:left="14" w:hanging="14"/>
              <w:jc w:val="center"/>
              <w:rPr>
                <w:rFonts w:ascii="Arial" w:eastAsia="SimSun" w:hAnsi="Arial" w:cs="Arial"/>
                <w:b/>
                <w:sz w:val="20"/>
                <w:szCs w:val="20"/>
              </w:rPr>
            </w:pPr>
            <w:r w:rsidRPr="00B2009B">
              <w:rPr>
                <w:rFonts w:ascii="Arial" w:eastAsia="SimSun" w:hAnsi="Arial" w:cs="Arial"/>
                <w:sz w:val="20"/>
                <w:szCs w:val="20"/>
              </w:rPr>
              <w:t>12</w:t>
            </w:r>
          </w:p>
        </w:tc>
        <w:tc>
          <w:tcPr>
            <w:tcW w:w="4797" w:type="dxa"/>
            <w:tcBorders>
              <w:top w:val="single" w:sz="4" w:space="0" w:color="auto"/>
              <w:left w:val="single" w:sz="4" w:space="0" w:color="auto"/>
              <w:bottom w:val="single" w:sz="4" w:space="0" w:color="auto"/>
              <w:right w:val="single" w:sz="4" w:space="0" w:color="auto"/>
            </w:tcBorders>
            <w:vAlign w:val="center"/>
            <w:hideMark/>
          </w:tcPr>
          <w:p w14:paraId="22217E39"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Is the practice of “hot-bedding” prohibited?</w:t>
            </w:r>
          </w:p>
        </w:tc>
        <w:tc>
          <w:tcPr>
            <w:tcW w:w="893" w:type="dxa"/>
            <w:tcBorders>
              <w:top w:val="single" w:sz="4" w:space="0" w:color="auto"/>
              <w:left w:val="single" w:sz="4" w:space="0" w:color="auto"/>
              <w:bottom w:val="single" w:sz="4" w:space="0" w:color="auto"/>
              <w:right w:val="single" w:sz="4" w:space="0" w:color="auto"/>
            </w:tcBorders>
            <w:vAlign w:val="center"/>
          </w:tcPr>
          <w:p w14:paraId="79F42599" w14:textId="77777777" w:rsidR="008966E6" w:rsidRPr="00B2009B" w:rsidRDefault="008966E6" w:rsidP="00B2009B">
            <w:pPr>
              <w:spacing w:after="0"/>
              <w:ind w:left="14" w:hanging="14"/>
              <w:rPr>
                <w:rFonts w:ascii="Arial"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6535712" w14:textId="77777777" w:rsidR="008966E6" w:rsidRPr="00B2009B" w:rsidRDefault="008966E6" w:rsidP="00B2009B">
            <w:pPr>
              <w:spacing w:after="0"/>
              <w:ind w:left="14" w:hanging="14"/>
              <w:rPr>
                <w:rFonts w:ascii="Arial"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66400403" w14:textId="77777777" w:rsidR="008966E6" w:rsidRPr="00B2009B" w:rsidRDefault="008966E6" w:rsidP="00B2009B">
            <w:pPr>
              <w:spacing w:after="0"/>
              <w:ind w:left="14" w:hanging="14"/>
              <w:rPr>
                <w:rFonts w:ascii="Arial"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0E6C2F4" w14:textId="77777777" w:rsidR="008966E6" w:rsidRPr="00B2009B" w:rsidRDefault="008966E6" w:rsidP="00B2009B">
            <w:pPr>
              <w:spacing w:after="0"/>
              <w:ind w:left="14" w:hanging="14"/>
              <w:rPr>
                <w:rFonts w:ascii="Arial" w:hAnsi="Arial" w:cs="Arial"/>
                <w:sz w:val="20"/>
                <w:szCs w:val="20"/>
              </w:rPr>
            </w:pPr>
          </w:p>
        </w:tc>
      </w:tr>
      <w:tr w:rsidR="008D69FD" w:rsidRPr="00B2009B" w14:paraId="687D26A5" w14:textId="77777777" w:rsidTr="008D69FD">
        <w:trPr>
          <w:trHeight w:val="404"/>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6070E8CA"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13</w:t>
            </w:r>
          </w:p>
        </w:tc>
        <w:tc>
          <w:tcPr>
            <w:tcW w:w="4797" w:type="dxa"/>
            <w:tcBorders>
              <w:top w:val="single" w:sz="4" w:space="0" w:color="auto"/>
              <w:left w:val="single" w:sz="4" w:space="0" w:color="auto"/>
              <w:bottom w:val="single" w:sz="4" w:space="0" w:color="auto"/>
              <w:right w:val="single" w:sz="4" w:space="0" w:color="auto"/>
            </w:tcBorders>
            <w:vAlign w:val="center"/>
            <w:hideMark/>
          </w:tcPr>
          <w:p w14:paraId="669F65B9" w14:textId="77777777"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Is there a minimum space of 1 meter between beds?</w:t>
            </w:r>
          </w:p>
        </w:tc>
        <w:tc>
          <w:tcPr>
            <w:tcW w:w="893" w:type="dxa"/>
            <w:tcBorders>
              <w:top w:val="single" w:sz="4" w:space="0" w:color="auto"/>
              <w:left w:val="single" w:sz="4" w:space="0" w:color="auto"/>
              <w:bottom w:val="single" w:sz="4" w:space="0" w:color="auto"/>
              <w:right w:val="single" w:sz="4" w:space="0" w:color="auto"/>
            </w:tcBorders>
            <w:vAlign w:val="center"/>
          </w:tcPr>
          <w:p w14:paraId="0C0E49F8"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1B3867D1"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5DF383A8"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20EAFDA"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290EA527"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244069BA"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14</w:t>
            </w:r>
          </w:p>
        </w:tc>
        <w:tc>
          <w:tcPr>
            <w:tcW w:w="4797" w:type="dxa"/>
            <w:tcBorders>
              <w:top w:val="single" w:sz="4" w:space="0" w:color="auto"/>
              <w:left w:val="single" w:sz="4" w:space="0" w:color="auto"/>
              <w:bottom w:val="single" w:sz="4" w:space="0" w:color="auto"/>
              <w:right w:val="single" w:sz="4" w:space="0" w:color="auto"/>
            </w:tcBorders>
            <w:vAlign w:val="center"/>
            <w:hideMark/>
          </w:tcPr>
          <w:p w14:paraId="5624B99E" w14:textId="77777777"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When double deck bunks are in use, is there enough clear space between the lower and upper bunk of the bed?</w:t>
            </w:r>
          </w:p>
        </w:tc>
        <w:tc>
          <w:tcPr>
            <w:tcW w:w="893" w:type="dxa"/>
            <w:tcBorders>
              <w:top w:val="single" w:sz="4" w:space="0" w:color="auto"/>
              <w:left w:val="single" w:sz="4" w:space="0" w:color="auto"/>
              <w:bottom w:val="single" w:sz="4" w:space="0" w:color="auto"/>
              <w:right w:val="single" w:sz="4" w:space="0" w:color="auto"/>
            </w:tcBorders>
            <w:vAlign w:val="center"/>
          </w:tcPr>
          <w:p w14:paraId="59F1D350"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D449A00"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BD4C818"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6D0D0F3E"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3AB1550A"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hideMark/>
          </w:tcPr>
          <w:p w14:paraId="31E284BD"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15</w:t>
            </w:r>
          </w:p>
        </w:tc>
        <w:tc>
          <w:tcPr>
            <w:tcW w:w="4797" w:type="dxa"/>
            <w:tcBorders>
              <w:top w:val="single" w:sz="4" w:space="0" w:color="auto"/>
              <w:left w:val="single" w:sz="4" w:space="0" w:color="auto"/>
              <w:bottom w:val="single" w:sz="4" w:space="0" w:color="auto"/>
              <w:right w:val="single" w:sz="4" w:space="0" w:color="auto"/>
            </w:tcBorders>
            <w:vAlign w:val="center"/>
            <w:hideMark/>
          </w:tcPr>
          <w:p w14:paraId="5A0B09A5" w14:textId="77777777"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Are adequate facilities provided for the storage of personal belongings?</w:t>
            </w:r>
          </w:p>
        </w:tc>
        <w:tc>
          <w:tcPr>
            <w:tcW w:w="893" w:type="dxa"/>
            <w:tcBorders>
              <w:top w:val="single" w:sz="4" w:space="0" w:color="auto"/>
              <w:left w:val="single" w:sz="4" w:space="0" w:color="auto"/>
              <w:bottom w:val="single" w:sz="4" w:space="0" w:color="auto"/>
              <w:right w:val="single" w:sz="4" w:space="0" w:color="auto"/>
            </w:tcBorders>
            <w:vAlign w:val="center"/>
          </w:tcPr>
          <w:p w14:paraId="747DE79D"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1D2B68B9"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255D5042"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07DCBFA8"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0DA3E528"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401845A3"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16</w:t>
            </w:r>
          </w:p>
        </w:tc>
        <w:tc>
          <w:tcPr>
            <w:tcW w:w="4797" w:type="dxa"/>
            <w:tcBorders>
              <w:top w:val="single" w:sz="4" w:space="0" w:color="auto"/>
              <w:left w:val="single" w:sz="4" w:space="0" w:color="auto"/>
              <w:bottom w:val="single" w:sz="4" w:space="0" w:color="auto"/>
              <w:right w:val="single" w:sz="4" w:space="0" w:color="auto"/>
            </w:tcBorders>
            <w:vAlign w:val="center"/>
          </w:tcPr>
          <w:p w14:paraId="7E34525B" w14:textId="333AA00D" w:rsidR="008966E6" w:rsidRPr="00B2009B" w:rsidRDefault="00EA5098" w:rsidP="00B2009B">
            <w:pPr>
              <w:spacing w:after="0"/>
              <w:ind w:left="14" w:hanging="14"/>
              <w:rPr>
                <w:rFonts w:ascii="Arial" w:hAnsi="Arial" w:cs="Arial"/>
                <w:sz w:val="20"/>
                <w:szCs w:val="20"/>
                <w:lang w:val="en-US"/>
              </w:rPr>
            </w:pPr>
            <w:r w:rsidRPr="00B2009B">
              <w:rPr>
                <w:rFonts w:ascii="Arial" w:hAnsi="Arial" w:cs="Arial"/>
                <w:sz w:val="20"/>
                <w:szCs w:val="20"/>
                <w:lang w:val="en-US"/>
              </w:rPr>
              <w:t>Have</w:t>
            </w:r>
            <w:r w:rsidR="008966E6" w:rsidRPr="00B2009B">
              <w:rPr>
                <w:rFonts w:ascii="Arial" w:hAnsi="Arial" w:cs="Arial"/>
                <w:sz w:val="20"/>
                <w:szCs w:val="20"/>
                <w:lang w:val="en-US"/>
              </w:rPr>
              <w:t xml:space="preserve"> adequate security arrangements been provided? i.e., gate/ fence/ security watchmen etc.</w:t>
            </w:r>
          </w:p>
        </w:tc>
        <w:tc>
          <w:tcPr>
            <w:tcW w:w="893" w:type="dxa"/>
            <w:tcBorders>
              <w:top w:val="single" w:sz="4" w:space="0" w:color="auto"/>
              <w:left w:val="single" w:sz="4" w:space="0" w:color="auto"/>
              <w:bottom w:val="single" w:sz="4" w:space="0" w:color="auto"/>
              <w:right w:val="single" w:sz="4" w:space="0" w:color="auto"/>
            </w:tcBorders>
            <w:vAlign w:val="center"/>
          </w:tcPr>
          <w:p w14:paraId="38486C96"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4D7A962D"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72E01476"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97DE416"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2D15F81A"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639AD5BE"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17</w:t>
            </w:r>
          </w:p>
        </w:tc>
        <w:tc>
          <w:tcPr>
            <w:tcW w:w="4797" w:type="dxa"/>
            <w:tcBorders>
              <w:top w:val="single" w:sz="4" w:space="0" w:color="auto"/>
              <w:left w:val="single" w:sz="4" w:space="0" w:color="auto"/>
              <w:bottom w:val="single" w:sz="4" w:space="0" w:color="auto"/>
              <w:right w:val="single" w:sz="4" w:space="0" w:color="auto"/>
            </w:tcBorders>
            <w:vAlign w:val="center"/>
          </w:tcPr>
          <w:p w14:paraId="4606CC4A"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Is the adequate, separate and safe accommodation provided to the single women(s) and the workers with families? i.e., women and children</w:t>
            </w:r>
          </w:p>
        </w:tc>
        <w:tc>
          <w:tcPr>
            <w:tcW w:w="893" w:type="dxa"/>
            <w:tcBorders>
              <w:top w:val="single" w:sz="4" w:space="0" w:color="auto"/>
              <w:left w:val="single" w:sz="4" w:space="0" w:color="auto"/>
              <w:bottom w:val="single" w:sz="4" w:space="0" w:color="auto"/>
              <w:right w:val="single" w:sz="4" w:space="0" w:color="auto"/>
            </w:tcBorders>
            <w:vAlign w:val="center"/>
          </w:tcPr>
          <w:p w14:paraId="0DD80CCD"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346FC6C0"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F288905"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11D536B"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735A6667"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3EDBDB2E"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18</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3745678"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Are sanitary and toilet facilities cleaned frequently and kept in good working condition?</w:t>
            </w:r>
          </w:p>
        </w:tc>
        <w:tc>
          <w:tcPr>
            <w:tcW w:w="893" w:type="dxa"/>
            <w:tcBorders>
              <w:top w:val="single" w:sz="4" w:space="0" w:color="auto"/>
              <w:left w:val="single" w:sz="4" w:space="0" w:color="auto"/>
              <w:bottom w:val="single" w:sz="4" w:space="0" w:color="auto"/>
              <w:right w:val="single" w:sz="4" w:space="0" w:color="auto"/>
            </w:tcBorders>
            <w:vAlign w:val="center"/>
          </w:tcPr>
          <w:p w14:paraId="7125FC81"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5954C292"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23B92F7C"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125F76BA"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0F2D13AF"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6E177D65"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19</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6326ED3" w14:textId="77777777" w:rsidR="008966E6" w:rsidRPr="00B2009B" w:rsidRDefault="008966E6" w:rsidP="00B2009B">
            <w:pPr>
              <w:spacing w:after="0"/>
              <w:ind w:left="14" w:hanging="14"/>
              <w:rPr>
                <w:rFonts w:ascii="Arial" w:hAnsi="Arial" w:cs="Arial"/>
                <w:sz w:val="20"/>
                <w:szCs w:val="20"/>
              </w:rPr>
            </w:pPr>
            <w:r w:rsidRPr="00B2009B">
              <w:rPr>
                <w:rFonts w:ascii="Arial" w:hAnsi="Arial" w:cs="Arial"/>
                <w:sz w:val="20"/>
                <w:szCs w:val="20"/>
              </w:rPr>
              <w:t>Are toilets, showers/bathrooms and other sanitary facilities designed to provide workers with adequate privacy including ceiling to floor partitions and lockable doors?</w:t>
            </w:r>
          </w:p>
        </w:tc>
        <w:tc>
          <w:tcPr>
            <w:tcW w:w="893" w:type="dxa"/>
            <w:tcBorders>
              <w:top w:val="single" w:sz="4" w:space="0" w:color="auto"/>
              <w:left w:val="single" w:sz="4" w:space="0" w:color="auto"/>
              <w:bottom w:val="single" w:sz="4" w:space="0" w:color="auto"/>
              <w:right w:val="single" w:sz="4" w:space="0" w:color="auto"/>
            </w:tcBorders>
            <w:vAlign w:val="center"/>
          </w:tcPr>
          <w:p w14:paraId="27D2541E"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4AF1D6F8"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AD0BA4A"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4878CAF"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0A39360B"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4F58C8A9"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lastRenderedPageBreak/>
              <w:t>20</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C16DC0E"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Are shower facilities provided with the privacy arrangement and ensured an adequate supply of cold and hot running water?</w:t>
            </w:r>
          </w:p>
        </w:tc>
        <w:tc>
          <w:tcPr>
            <w:tcW w:w="893" w:type="dxa"/>
            <w:tcBorders>
              <w:top w:val="single" w:sz="4" w:space="0" w:color="auto"/>
              <w:left w:val="single" w:sz="4" w:space="0" w:color="auto"/>
              <w:bottom w:val="single" w:sz="4" w:space="0" w:color="auto"/>
              <w:right w:val="single" w:sz="4" w:space="0" w:color="auto"/>
            </w:tcBorders>
            <w:vAlign w:val="center"/>
          </w:tcPr>
          <w:p w14:paraId="3404C4B3"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35FAE909"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75CAC839"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F701742"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05BDE5B8"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4FDAE93C"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21</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C328734" w14:textId="77777777" w:rsidR="008966E6" w:rsidRPr="00B2009B" w:rsidRDefault="008966E6" w:rsidP="00B2009B">
            <w:pPr>
              <w:spacing w:after="0"/>
              <w:rPr>
                <w:rFonts w:ascii="Arial" w:hAnsi="Arial" w:cs="Arial"/>
                <w:sz w:val="20"/>
                <w:szCs w:val="20"/>
                <w:lang w:val="en-US"/>
              </w:rPr>
            </w:pPr>
            <w:r w:rsidRPr="00B2009B">
              <w:rPr>
                <w:rFonts w:ascii="Arial" w:hAnsi="Arial" w:cs="Arial"/>
                <w:sz w:val="20"/>
                <w:szCs w:val="20"/>
                <w:lang w:val="en-US"/>
              </w:rPr>
              <w:t xml:space="preserve">Is adequate medical facility provided with bed, medical equipment’s, first aid items, waste bin for medical waste etc.? </w:t>
            </w:r>
          </w:p>
        </w:tc>
        <w:tc>
          <w:tcPr>
            <w:tcW w:w="893" w:type="dxa"/>
            <w:tcBorders>
              <w:top w:val="single" w:sz="4" w:space="0" w:color="auto"/>
              <w:left w:val="single" w:sz="4" w:space="0" w:color="auto"/>
              <w:bottom w:val="single" w:sz="4" w:space="0" w:color="auto"/>
              <w:right w:val="single" w:sz="4" w:space="0" w:color="auto"/>
            </w:tcBorders>
            <w:vAlign w:val="center"/>
          </w:tcPr>
          <w:p w14:paraId="597998A7"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8E21271"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03EA2F61"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A2843CD"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737E3D25" w14:textId="77777777" w:rsidTr="008D69FD">
        <w:trPr>
          <w:trHeight w:val="432"/>
          <w:jc w:val="center"/>
        </w:trPr>
        <w:tc>
          <w:tcPr>
            <w:tcW w:w="654" w:type="dxa"/>
            <w:tcBorders>
              <w:top w:val="single" w:sz="4" w:space="0" w:color="auto"/>
              <w:left w:val="single" w:sz="4" w:space="0" w:color="auto"/>
              <w:bottom w:val="single" w:sz="4" w:space="0" w:color="auto"/>
              <w:right w:val="single" w:sz="4" w:space="0" w:color="auto"/>
            </w:tcBorders>
            <w:vAlign w:val="center"/>
          </w:tcPr>
          <w:p w14:paraId="773F17C3"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23</w:t>
            </w:r>
          </w:p>
        </w:tc>
        <w:tc>
          <w:tcPr>
            <w:tcW w:w="4797" w:type="dxa"/>
            <w:tcBorders>
              <w:top w:val="single" w:sz="4" w:space="0" w:color="auto"/>
              <w:left w:val="single" w:sz="4" w:space="0" w:color="auto"/>
              <w:bottom w:val="single" w:sz="4" w:space="0" w:color="auto"/>
              <w:right w:val="single" w:sz="4" w:space="0" w:color="auto"/>
            </w:tcBorders>
            <w:vAlign w:val="center"/>
            <w:hideMark/>
          </w:tcPr>
          <w:p w14:paraId="4A7F9012"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Are food preparation areas being clean and fit for the purpose?</w:t>
            </w:r>
          </w:p>
        </w:tc>
        <w:tc>
          <w:tcPr>
            <w:tcW w:w="893" w:type="dxa"/>
            <w:tcBorders>
              <w:top w:val="single" w:sz="4" w:space="0" w:color="auto"/>
              <w:left w:val="single" w:sz="4" w:space="0" w:color="auto"/>
              <w:bottom w:val="single" w:sz="4" w:space="0" w:color="auto"/>
              <w:right w:val="single" w:sz="4" w:space="0" w:color="auto"/>
            </w:tcBorders>
            <w:vAlign w:val="center"/>
          </w:tcPr>
          <w:p w14:paraId="1AC6E286"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5AECFC4E"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50981D11"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76A0021E" w14:textId="77777777" w:rsidR="008966E6" w:rsidRPr="00B2009B" w:rsidRDefault="008966E6" w:rsidP="00B2009B">
            <w:pPr>
              <w:spacing w:after="0"/>
              <w:ind w:left="14" w:hanging="14"/>
              <w:jc w:val="center"/>
              <w:rPr>
                <w:rFonts w:ascii="Arial" w:eastAsia="SimSun" w:hAnsi="Arial" w:cs="Arial"/>
                <w:sz w:val="20"/>
                <w:szCs w:val="20"/>
              </w:rPr>
            </w:pPr>
          </w:p>
        </w:tc>
      </w:tr>
      <w:tr w:rsidR="008D69FD" w:rsidRPr="00B2009B" w14:paraId="16B35F73"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4CFCA535" w14:textId="77777777" w:rsidR="008966E6" w:rsidRPr="00B2009B" w:rsidRDefault="008966E6"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24</w:t>
            </w:r>
          </w:p>
        </w:tc>
        <w:tc>
          <w:tcPr>
            <w:tcW w:w="4797" w:type="dxa"/>
            <w:tcBorders>
              <w:top w:val="single" w:sz="4" w:space="0" w:color="auto"/>
              <w:left w:val="single" w:sz="4" w:space="0" w:color="auto"/>
              <w:bottom w:val="single" w:sz="4" w:space="0" w:color="auto"/>
              <w:right w:val="single" w:sz="4" w:space="0" w:color="auto"/>
            </w:tcBorders>
            <w:vAlign w:val="center"/>
            <w:hideMark/>
          </w:tcPr>
          <w:p w14:paraId="135ACA55" w14:textId="77777777" w:rsidR="008966E6" w:rsidRPr="00B2009B" w:rsidRDefault="008966E6" w:rsidP="00B2009B">
            <w:pPr>
              <w:spacing w:after="0"/>
              <w:ind w:left="14" w:hanging="14"/>
              <w:rPr>
                <w:rFonts w:ascii="Arial" w:hAnsi="Arial" w:cs="Arial"/>
                <w:sz w:val="20"/>
                <w:szCs w:val="20"/>
                <w:lang w:val="en-US"/>
              </w:rPr>
            </w:pPr>
            <w:r w:rsidRPr="00B2009B">
              <w:rPr>
                <w:rFonts w:ascii="Arial" w:hAnsi="Arial" w:cs="Arial"/>
                <w:sz w:val="20"/>
                <w:szCs w:val="20"/>
                <w:lang w:val="en-US"/>
              </w:rPr>
              <w:t xml:space="preserve">Are cooks, cleaners and servers trained on personal hygiene, nutrition, food handling and kitchen safety? </w:t>
            </w:r>
          </w:p>
        </w:tc>
        <w:tc>
          <w:tcPr>
            <w:tcW w:w="893" w:type="dxa"/>
            <w:tcBorders>
              <w:top w:val="single" w:sz="4" w:space="0" w:color="auto"/>
              <w:left w:val="single" w:sz="4" w:space="0" w:color="auto"/>
              <w:bottom w:val="single" w:sz="4" w:space="0" w:color="auto"/>
              <w:right w:val="single" w:sz="4" w:space="0" w:color="auto"/>
            </w:tcBorders>
            <w:vAlign w:val="center"/>
          </w:tcPr>
          <w:p w14:paraId="1D10DDD2" w14:textId="77777777" w:rsidR="008966E6" w:rsidRPr="00B2009B" w:rsidRDefault="008966E6"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2B1A8AF2" w14:textId="77777777" w:rsidR="008966E6" w:rsidRPr="00B2009B" w:rsidRDefault="008966E6"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4512E98" w14:textId="77777777" w:rsidR="008966E6" w:rsidRPr="00B2009B" w:rsidRDefault="008966E6"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9755E67" w14:textId="77777777" w:rsidR="008966E6" w:rsidRPr="00B2009B" w:rsidRDefault="008966E6" w:rsidP="00B2009B">
            <w:pPr>
              <w:spacing w:after="0"/>
              <w:ind w:left="14" w:hanging="14"/>
              <w:jc w:val="center"/>
              <w:rPr>
                <w:rFonts w:ascii="Arial" w:eastAsia="SimSun" w:hAnsi="Arial" w:cs="Arial"/>
                <w:sz w:val="20"/>
                <w:szCs w:val="20"/>
              </w:rPr>
            </w:pPr>
          </w:p>
        </w:tc>
      </w:tr>
      <w:tr w:rsidR="00A92B90" w:rsidRPr="00B2009B" w14:paraId="3F0D1CE8"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5259B863" w14:textId="6B1AE2AB" w:rsidR="00A92B90" w:rsidRPr="00B2009B" w:rsidRDefault="006A52AC"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25</w:t>
            </w:r>
          </w:p>
        </w:tc>
        <w:tc>
          <w:tcPr>
            <w:tcW w:w="4797" w:type="dxa"/>
            <w:tcBorders>
              <w:top w:val="single" w:sz="4" w:space="0" w:color="auto"/>
              <w:left w:val="single" w:sz="4" w:space="0" w:color="auto"/>
              <w:bottom w:val="single" w:sz="4" w:space="0" w:color="auto"/>
              <w:right w:val="single" w:sz="4" w:space="0" w:color="auto"/>
            </w:tcBorders>
            <w:vAlign w:val="center"/>
          </w:tcPr>
          <w:p w14:paraId="57037D3D" w14:textId="4498B2CD" w:rsidR="00A92B90" w:rsidRPr="00B2009B" w:rsidRDefault="00A92B90" w:rsidP="00B2009B">
            <w:pPr>
              <w:spacing w:after="0"/>
              <w:ind w:left="14" w:hanging="14"/>
              <w:rPr>
                <w:rFonts w:ascii="Arial" w:hAnsi="Arial" w:cs="Arial"/>
                <w:sz w:val="20"/>
                <w:szCs w:val="20"/>
                <w:lang w:val="en-US"/>
              </w:rPr>
            </w:pPr>
            <w:r w:rsidRPr="00B2009B">
              <w:rPr>
                <w:rFonts w:ascii="Arial" w:hAnsi="Arial" w:cs="Arial"/>
                <w:sz w:val="20"/>
                <w:szCs w:val="20"/>
                <w:lang w:val="en-US"/>
              </w:rPr>
              <w:t>Is the practice of withholding workers’ ID papers e.g. ID cards, passport prohibited?</w:t>
            </w:r>
          </w:p>
        </w:tc>
        <w:tc>
          <w:tcPr>
            <w:tcW w:w="893" w:type="dxa"/>
            <w:tcBorders>
              <w:top w:val="single" w:sz="4" w:space="0" w:color="auto"/>
              <w:left w:val="single" w:sz="4" w:space="0" w:color="auto"/>
              <w:bottom w:val="single" w:sz="4" w:space="0" w:color="auto"/>
              <w:right w:val="single" w:sz="4" w:space="0" w:color="auto"/>
            </w:tcBorders>
            <w:vAlign w:val="center"/>
          </w:tcPr>
          <w:p w14:paraId="3BE86DBE" w14:textId="77777777" w:rsidR="00A92B90" w:rsidRPr="00B2009B" w:rsidRDefault="00A92B90"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5EC6F108" w14:textId="77777777" w:rsidR="00A92B90" w:rsidRPr="00B2009B" w:rsidRDefault="00A92B90"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1119A609" w14:textId="77777777" w:rsidR="00A92B90" w:rsidRPr="00B2009B" w:rsidRDefault="00A92B90"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00370DA" w14:textId="77777777" w:rsidR="00A92B90" w:rsidRPr="00B2009B" w:rsidRDefault="00A92B90" w:rsidP="00B2009B">
            <w:pPr>
              <w:spacing w:after="0"/>
              <w:ind w:left="14" w:hanging="14"/>
              <w:jc w:val="center"/>
              <w:rPr>
                <w:rFonts w:ascii="Arial" w:eastAsia="SimSun" w:hAnsi="Arial" w:cs="Arial"/>
                <w:sz w:val="20"/>
                <w:szCs w:val="20"/>
              </w:rPr>
            </w:pPr>
          </w:p>
        </w:tc>
      </w:tr>
      <w:tr w:rsidR="00A92B90" w:rsidRPr="00B2009B" w14:paraId="30EE8AD4"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4C42D20E" w14:textId="0176B30F" w:rsidR="00A92B90" w:rsidRPr="00B2009B" w:rsidRDefault="006A52AC"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26</w:t>
            </w:r>
          </w:p>
        </w:tc>
        <w:tc>
          <w:tcPr>
            <w:tcW w:w="4797" w:type="dxa"/>
            <w:tcBorders>
              <w:top w:val="single" w:sz="4" w:space="0" w:color="auto"/>
              <w:left w:val="single" w:sz="4" w:space="0" w:color="auto"/>
              <w:bottom w:val="single" w:sz="4" w:space="0" w:color="auto"/>
              <w:right w:val="single" w:sz="4" w:space="0" w:color="auto"/>
            </w:tcBorders>
            <w:vAlign w:val="center"/>
          </w:tcPr>
          <w:p w14:paraId="3A814B03" w14:textId="590E81E7" w:rsidR="00A92B90" w:rsidRPr="00B2009B" w:rsidRDefault="00A92B90" w:rsidP="00B2009B">
            <w:pPr>
              <w:spacing w:after="0"/>
              <w:ind w:left="14" w:hanging="14"/>
              <w:rPr>
                <w:rFonts w:ascii="Arial" w:hAnsi="Arial" w:cs="Arial"/>
                <w:sz w:val="20"/>
                <w:szCs w:val="20"/>
              </w:rPr>
            </w:pPr>
            <w:r w:rsidRPr="00B2009B">
              <w:rPr>
                <w:rFonts w:ascii="Arial" w:hAnsi="Arial" w:cs="Arial"/>
                <w:sz w:val="20"/>
                <w:szCs w:val="20"/>
              </w:rPr>
              <w:t>Is freedom of association expressly respected?</w:t>
            </w:r>
          </w:p>
        </w:tc>
        <w:tc>
          <w:tcPr>
            <w:tcW w:w="893" w:type="dxa"/>
            <w:tcBorders>
              <w:top w:val="single" w:sz="4" w:space="0" w:color="auto"/>
              <w:left w:val="single" w:sz="4" w:space="0" w:color="auto"/>
              <w:bottom w:val="single" w:sz="4" w:space="0" w:color="auto"/>
              <w:right w:val="single" w:sz="4" w:space="0" w:color="auto"/>
            </w:tcBorders>
            <w:vAlign w:val="center"/>
          </w:tcPr>
          <w:p w14:paraId="0D278976" w14:textId="77777777" w:rsidR="00A92B90" w:rsidRPr="00B2009B" w:rsidRDefault="00A92B90"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40D11F67" w14:textId="77777777" w:rsidR="00A92B90" w:rsidRPr="00B2009B" w:rsidRDefault="00A92B90"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31AE7A5A" w14:textId="77777777" w:rsidR="00A92B90" w:rsidRPr="00B2009B" w:rsidRDefault="00A92B90"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0D989090" w14:textId="77777777" w:rsidR="00A92B90" w:rsidRPr="00B2009B" w:rsidRDefault="00A92B90" w:rsidP="00B2009B">
            <w:pPr>
              <w:spacing w:after="0"/>
              <w:ind w:left="14" w:hanging="14"/>
              <w:jc w:val="center"/>
              <w:rPr>
                <w:rFonts w:ascii="Arial" w:eastAsia="SimSun" w:hAnsi="Arial" w:cs="Arial"/>
                <w:sz w:val="20"/>
                <w:szCs w:val="20"/>
              </w:rPr>
            </w:pPr>
          </w:p>
        </w:tc>
      </w:tr>
      <w:tr w:rsidR="00DD0DCB" w:rsidRPr="00B2009B" w14:paraId="201272FA"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5A6848B3" w14:textId="424FC129" w:rsidR="00DD0DCB" w:rsidRPr="00B2009B" w:rsidRDefault="006A52AC"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27</w:t>
            </w:r>
          </w:p>
        </w:tc>
        <w:tc>
          <w:tcPr>
            <w:tcW w:w="4797" w:type="dxa"/>
            <w:tcBorders>
              <w:top w:val="single" w:sz="4" w:space="0" w:color="auto"/>
              <w:left w:val="single" w:sz="4" w:space="0" w:color="auto"/>
              <w:bottom w:val="single" w:sz="4" w:space="0" w:color="auto"/>
              <w:right w:val="single" w:sz="4" w:space="0" w:color="auto"/>
            </w:tcBorders>
            <w:vAlign w:val="center"/>
          </w:tcPr>
          <w:p w14:paraId="6DB9DA55" w14:textId="7F4DEC4C" w:rsidR="00DD0DCB" w:rsidRPr="00B2009B" w:rsidRDefault="008A416A" w:rsidP="00B2009B">
            <w:pPr>
              <w:spacing w:after="0"/>
              <w:ind w:left="14" w:hanging="14"/>
              <w:rPr>
                <w:rFonts w:ascii="Arial" w:hAnsi="Arial" w:cs="Arial"/>
                <w:sz w:val="20"/>
                <w:szCs w:val="20"/>
              </w:rPr>
            </w:pPr>
            <w:r w:rsidRPr="00B2009B">
              <w:rPr>
                <w:rFonts w:ascii="Arial" w:hAnsi="Arial" w:cs="Arial"/>
                <w:sz w:val="20"/>
                <w:szCs w:val="20"/>
                <w:lang w:val="en-US"/>
              </w:rPr>
              <w:t>Are workers made aware of their rights and obligations and provided with a copy of the accommodations’ internal rules, procedures and sanction mechanisms</w:t>
            </w:r>
            <w:r w:rsidR="006A52AC" w:rsidRPr="00B2009B">
              <w:rPr>
                <w:rFonts w:ascii="Arial" w:hAnsi="Arial" w:cs="Arial"/>
                <w:sz w:val="20"/>
                <w:szCs w:val="20"/>
                <w:lang w:val="en-US"/>
              </w:rPr>
              <w:t xml:space="preserve"> and grievance redress mechanism</w:t>
            </w:r>
            <w:r w:rsidRPr="00B2009B">
              <w:rPr>
                <w:rFonts w:ascii="Arial" w:hAnsi="Arial" w:cs="Arial"/>
                <w:sz w:val="20"/>
                <w:szCs w:val="20"/>
                <w:lang w:val="en-US"/>
              </w:rPr>
              <w:t xml:space="preserve"> in a language or through a media they understand?</w:t>
            </w:r>
          </w:p>
        </w:tc>
        <w:tc>
          <w:tcPr>
            <w:tcW w:w="893" w:type="dxa"/>
            <w:tcBorders>
              <w:top w:val="single" w:sz="4" w:space="0" w:color="auto"/>
              <w:left w:val="single" w:sz="4" w:space="0" w:color="auto"/>
              <w:bottom w:val="single" w:sz="4" w:space="0" w:color="auto"/>
              <w:right w:val="single" w:sz="4" w:space="0" w:color="auto"/>
            </w:tcBorders>
            <w:vAlign w:val="center"/>
          </w:tcPr>
          <w:p w14:paraId="0DF9F0E2" w14:textId="77777777" w:rsidR="00DD0DCB" w:rsidRPr="00B2009B" w:rsidRDefault="00DD0DCB"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489AC746" w14:textId="77777777" w:rsidR="00DD0DCB" w:rsidRPr="00B2009B" w:rsidRDefault="00DD0DCB"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74DB929B" w14:textId="77777777" w:rsidR="00DD0DCB" w:rsidRPr="00B2009B" w:rsidRDefault="00DD0DCB"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6943DC5" w14:textId="77777777" w:rsidR="00DD0DCB" w:rsidRPr="00B2009B" w:rsidRDefault="00DD0DCB" w:rsidP="00B2009B">
            <w:pPr>
              <w:spacing w:after="0"/>
              <w:ind w:left="14" w:hanging="14"/>
              <w:jc w:val="center"/>
              <w:rPr>
                <w:rFonts w:ascii="Arial" w:eastAsia="SimSun" w:hAnsi="Arial" w:cs="Arial"/>
                <w:sz w:val="20"/>
                <w:szCs w:val="20"/>
              </w:rPr>
            </w:pPr>
          </w:p>
        </w:tc>
      </w:tr>
      <w:tr w:rsidR="00A92B90" w:rsidRPr="00B2009B" w14:paraId="7CA72358"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16EFC364" w14:textId="1BBCEBE1" w:rsidR="00A92B90" w:rsidRPr="00B2009B" w:rsidRDefault="006A52AC"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28</w:t>
            </w:r>
          </w:p>
        </w:tc>
        <w:tc>
          <w:tcPr>
            <w:tcW w:w="4797" w:type="dxa"/>
            <w:tcBorders>
              <w:top w:val="single" w:sz="4" w:space="0" w:color="auto"/>
              <w:left w:val="single" w:sz="4" w:space="0" w:color="auto"/>
              <w:bottom w:val="single" w:sz="4" w:space="0" w:color="auto"/>
              <w:right w:val="single" w:sz="4" w:space="0" w:color="auto"/>
            </w:tcBorders>
            <w:vAlign w:val="center"/>
          </w:tcPr>
          <w:p w14:paraId="07279651" w14:textId="16B8547E" w:rsidR="00A92B90" w:rsidRPr="00B2009B" w:rsidRDefault="0066544D" w:rsidP="00B2009B">
            <w:pPr>
              <w:spacing w:after="0"/>
              <w:ind w:left="14" w:hanging="14"/>
              <w:rPr>
                <w:rFonts w:ascii="Arial" w:hAnsi="Arial" w:cs="Arial"/>
                <w:sz w:val="20"/>
                <w:szCs w:val="20"/>
              </w:rPr>
            </w:pPr>
            <w:r w:rsidRPr="00B2009B">
              <w:rPr>
                <w:rFonts w:ascii="Arial" w:hAnsi="Arial" w:cs="Arial"/>
                <w:sz w:val="20"/>
                <w:szCs w:val="20"/>
                <w:lang w:val="en-US"/>
              </w:rPr>
              <w:t>Where appropriate, are renting arrangements and regulations clearly included in workers’ employment contracts or legit documents that workers are provided with adequate information?</w:t>
            </w:r>
          </w:p>
        </w:tc>
        <w:tc>
          <w:tcPr>
            <w:tcW w:w="893" w:type="dxa"/>
            <w:tcBorders>
              <w:top w:val="single" w:sz="4" w:space="0" w:color="auto"/>
              <w:left w:val="single" w:sz="4" w:space="0" w:color="auto"/>
              <w:bottom w:val="single" w:sz="4" w:space="0" w:color="auto"/>
              <w:right w:val="single" w:sz="4" w:space="0" w:color="auto"/>
            </w:tcBorders>
            <w:vAlign w:val="center"/>
          </w:tcPr>
          <w:p w14:paraId="14BE63BE" w14:textId="77777777" w:rsidR="00A92B90" w:rsidRPr="00B2009B" w:rsidRDefault="00A92B90"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670519FB" w14:textId="77777777" w:rsidR="00A92B90" w:rsidRPr="00B2009B" w:rsidRDefault="00A92B90"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49C2A799" w14:textId="77777777" w:rsidR="00A92B90" w:rsidRPr="00B2009B" w:rsidRDefault="00A92B90"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4BA46442" w14:textId="77777777" w:rsidR="00A92B90" w:rsidRPr="00B2009B" w:rsidRDefault="00A92B90" w:rsidP="00B2009B">
            <w:pPr>
              <w:spacing w:after="0"/>
              <w:ind w:left="14" w:hanging="14"/>
              <w:jc w:val="center"/>
              <w:rPr>
                <w:rFonts w:ascii="Arial" w:eastAsia="SimSun" w:hAnsi="Arial" w:cs="Arial"/>
                <w:sz w:val="20"/>
                <w:szCs w:val="20"/>
              </w:rPr>
            </w:pPr>
          </w:p>
        </w:tc>
      </w:tr>
      <w:tr w:rsidR="008A416A" w:rsidRPr="00B2009B" w14:paraId="1E9BE527" w14:textId="77777777" w:rsidTr="008D69FD">
        <w:trPr>
          <w:trHeight w:val="24"/>
          <w:jc w:val="center"/>
        </w:trPr>
        <w:tc>
          <w:tcPr>
            <w:tcW w:w="654" w:type="dxa"/>
            <w:tcBorders>
              <w:top w:val="single" w:sz="4" w:space="0" w:color="auto"/>
              <w:left w:val="single" w:sz="4" w:space="0" w:color="auto"/>
              <w:bottom w:val="single" w:sz="4" w:space="0" w:color="auto"/>
              <w:right w:val="single" w:sz="4" w:space="0" w:color="auto"/>
            </w:tcBorders>
            <w:vAlign w:val="center"/>
          </w:tcPr>
          <w:p w14:paraId="49796CB6" w14:textId="3F2300A0" w:rsidR="008A416A" w:rsidRPr="00B2009B" w:rsidRDefault="006A52AC" w:rsidP="00B2009B">
            <w:pPr>
              <w:spacing w:after="0"/>
              <w:ind w:left="14" w:hanging="14"/>
              <w:jc w:val="center"/>
              <w:rPr>
                <w:rFonts w:ascii="Arial" w:eastAsia="SimSun" w:hAnsi="Arial" w:cs="Arial"/>
                <w:sz w:val="20"/>
                <w:szCs w:val="20"/>
              </w:rPr>
            </w:pPr>
            <w:r w:rsidRPr="00B2009B">
              <w:rPr>
                <w:rFonts w:ascii="Arial" w:eastAsia="SimSun" w:hAnsi="Arial" w:cs="Arial"/>
                <w:sz w:val="20"/>
                <w:szCs w:val="20"/>
              </w:rPr>
              <w:t>29</w:t>
            </w:r>
          </w:p>
        </w:tc>
        <w:tc>
          <w:tcPr>
            <w:tcW w:w="4797" w:type="dxa"/>
            <w:tcBorders>
              <w:top w:val="single" w:sz="4" w:space="0" w:color="auto"/>
              <w:left w:val="single" w:sz="4" w:space="0" w:color="auto"/>
              <w:bottom w:val="single" w:sz="4" w:space="0" w:color="auto"/>
              <w:right w:val="single" w:sz="4" w:space="0" w:color="auto"/>
            </w:tcBorders>
            <w:vAlign w:val="center"/>
          </w:tcPr>
          <w:p w14:paraId="524C6ADE" w14:textId="45A2BFF3" w:rsidR="008A416A" w:rsidRPr="00B2009B" w:rsidRDefault="006A52AC" w:rsidP="00B2009B">
            <w:pPr>
              <w:spacing w:after="0"/>
              <w:ind w:left="14" w:hanging="14"/>
              <w:rPr>
                <w:rFonts w:ascii="Arial" w:hAnsi="Arial" w:cs="Arial"/>
                <w:sz w:val="20"/>
                <w:szCs w:val="20"/>
              </w:rPr>
            </w:pPr>
            <w:r w:rsidRPr="00B2009B">
              <w:rPr>
                <w:rFonts w:ascii="Arial" w:hAnsi="Arial" w:cs="Arial"/>
                <w:sz w:val="20"/>
                <w:szCs w:val="20"/>
                <w:lang w:val="en-US"/>
              </w:rPr>
              <w:t>Are food and other services provided for free or reasonably priced, that is, not above the local market price?</w:t>
            </w:r>
          </w:p>
        </w:tc>
        <w:tc>
          <w:tcPr>
            <w:tcW w:w="893" w:type="dxa"/>
            <w:tcBorders>
              <w:top w:val="single" w:sz="4" w:space="0" w:color="auto"/>
              <w:left w:val="single" w:sz="4" w:space="0" w:color="auto"/>
              <w:bottom w:val="single" w:sz="4" w:space="0" w:color="auto"/>
              <w:right w:val="single" w:sz="4" w:space="0" w:color="auto"/>
            </w:tcBorders>
            <w:vAlign w:val="center"/>
          </w:tcPr>
          <w:p w14:paraId="58AC9DF0" w14:textId="77777777" w:rsidR="008A416A" w:rsidRPr="00B2009B" w:rsidRDefault="008A416A" w:rsidP="00B2009B">
            <w:pPr>
              <w:spacing w:after="0"/>
              <w:ind w:left="14" w:hanging="14"/>
              <w:jc w:val="center"/>
              <w:rPr>
                <w:rFonts w:ascii="Arial" w:eastAsia="SimSun" w:hAnsi="Arial" w:cs="Arial"/>
                <w:sz w:val="20"/>
                <w:szCs w:val="20"/>
              </w:rPr>
            </w:pPr>
          </w:p>
        </w:tc>
        <w:tc>
          <w:tcPr>
            <w:tcW w:w="743" w:type="dxa"/>
            <w:tcBorders>
              <w:top w:val="single" w:sz="4" w:space="0" w:color="auto"/>
              <w:left w:val="single" w:sz="4" w:space="0" w:color="auto"/>
              <w:bottom w:val="single" w:sz="4" w:space="0" w:color="auto"/>
              <w:right w:val="single" w:sz="4" w:space="0" w:color="auto"/>
            </w:tcBorders>
            <w:vAlign w:val="center"/>
          </w:tcPr>
          <w:p w14:paraId="7133F17A" w14:textId="77777777" w:rsidR="008A416A" w:rsidRPr="00B2009B" w:rsidRDefault="008A416A" w:rsidP="00B2009B">
            <w:pPr>
              <w:spacing w:after="0"/>
              <w:ind w:left="14" w:hanging="14"/>
              <w:jc w:val="center"/>
              <w:rPr>
                <w:rFonts w:ascii="Arial" w:eastAsia="SimSun" w:hAnsi="Arial" w:cs="Arial"/>
                <w:sz w:val="20"/>
                <w:szCs w:val="20"/>
              </w:rPr>
            </w:pPr>
          </w:p>
        </w:tc>
        <w:tc>
          <w:tcPr>
            <w:tcW w:w="846" w:type="dxa"/>
            <w:tcBorders>
              <w:top w:val="single" w:sz="4" w:space="0" w:color="auto"/>
              <w:left w:val="single" w:sz="4" w:space="0" w:color="auto"/>
              <w:bottom w:val="single" w:sz="4" w:space="0" w:color="auto"/>
              <w:right w:val="single" w:sz="4" w:space="0" w:color="auto"/>
            </w:tcBorders>
            <w:vAlign w:val="center"/>
          </w:tcPr>
          <w:p w14:paraId="70C3C7BC" w14:textId="77777777" w:rsidR="008A416A" w:rsidRPr="00B2009B" w:rsidRDefault="008A416A" w:rsidP="00B2009B">
            <w:pPr>
              <w:spacing w:after="0"/>
              <w:ind w:left="14" w:hanging="14"/>
              <w:jc w:val="center"/>
              <w:rPr>
                <w:rFonts w:ascii="Arial" w:eastAsia="SimSun" w:hAnsi="Arial" w:cs="Arial"/>
                <w:sz w:val="20"/>
                <w:szCs w:val="20"/>
              </w:rPr>
            </w:pPr>
          </w:p>
        </w:tc>
        <w:tc>
          <w:tcPr>
            <w:tcW w:w="1843" w:type="dxa"/>
            <w:tcBorders>
              <w:top w:val="single" w:sz="4" w:space="0" w:color="auto"/>
              <w:left w:val="single" w:sz="4" w:space="0" w:color="auto"/>
              <w:bottom w:val="single" w:sz="4" w:space="0" w:color="auto"/>
              <w:right w:val="single" w:sz="4" w:space="0" w:color="auto"/>
            </w:tcBorders>
            <w:vAlign w:val="center"/>
          </w:tcPr>
          <w:p w14:paraId="21D25F39" w14:textId="77777777" w:rsidR="008A416A" w:rsidRPr="00B2009B" w:rsidRDefault="008A416A" w:rsidP="00B2009B">
            <w:pPr>
              <w:spacing w:after="0"/>
              <w:ind w:left="14" w:hanging="14"/>
              <w:jc w:val="center"/>
              <w:rPr>
                <w:rFonts w:ascii="Arial" w:eastAsia="SimSun" w:hAnsi="Arial" w:cs="Arial"/>
                <w:sz w:val="20"/>
                <w:szCs w:val="20"/>
              </w:rPr>
            </w:pPr>
          </w:p>
        </w:tc>
      </w:tr>
    </w:tbl>
    <w:p w14:paraId="62A63AF4" w14:textId="77777777" w:rsidR="008966E6" w:rsidRPr="00B2009B" w:rsidRDefault="008966E6" w:rsidP="00B2009B">
      <w:pPr>
        <w:spacing w:after="0"/>
        <w:rPr>
          <w:rFonts w:ascii="Arial" w:hAnsi="Arial" w:cs="Arial"/>
          <w:kern w:val="0"/>
          <w:sz w:val="20"/>
          <w:szCs w:val="20"/>
          <w:lang w:val="en-GB"/>
        </w:rPr>
      </w:pPr>
    </w:p>
    <w:p w14:paraId="2C81047D" w14:textId="77777777" w:rsidR="003D13C5" w:rsidRPr="00B2009B" w:rsidRDefault="003D13C5" w:rsidP="00B2009B">
      <w:pPr>
        <w:spacing w:after="0"/>
        <w:rPr>
          <w:rFonts w:ascii="Arial" w:hAnsi="Arial" w:cs="Arial"/>
          <w:kern w:val="0"/>
          <w:sz w:val="20"/>
          <w:szCs w:val="20"/>
          <w:lang w:val="en-GB"/>
        </w:rPr>
      </w:pPr>
    </w:p>
    <w:p w14:paraId="09757B89" w14:textId="52709AA7" w:rsidR="00324FA1" w:rsidRPr="00B2009B" w:rsidRDefault="00324FA1" w:rsidP="00B2009B">
      <w:pPr>
        <w:spacing w:after="0" w:line="276" w:lineRule="auto"/>
        <w:rPr>
          <w:rFonts w:ascii="Arial" w:eastAsia="DengXian" w:hAnsi="Arial" w:cs="Arial"/>
          <w:sz w:val="20"/>
          <w:szCs w:val="20"/>
          <w:lang w:val="en-US"/>
        </w:rPr>
      </w:pPr>
      <w:r w:rsidRPr="00B2009B">
        <w:rPr>
          <w:rFonts w:ascii="Arial" w:eastAsia="DengXian" w:hAnsi="Arial" w:cs="Arial"/>
          <w:b/>
          <w:bCs/>
          <w:sz w:val="20"/>
          <w:szCs w:val="20"/>
          <w:lang w:val="en-US"/>
        </w:rPr>
        <w:t>Inspector’s</w:t>
      </w:r>
      <w:r w:rsidR="006A52AC" w:rsidRPr="00B2009B">
        <w:rPr>
          <w:rFonts w:ascii="Arial" w:eastAsia="DengXian" w:hAnsi="Arial" w:cs="Arial"/>
          <w:b/>
          <w:bCs/>
          <w:sz w:val="20"/>
          <w:szCs w:val="20"/>
          <w:lang w:val="en-US"/>
        </w:rPr>
        <w:t>/ Auditor’s</w:t>
      </w:r>
      <w:r w:rsidRPr="00B2009B">
        <w:rPr>
          <w:rFonts w:ascii="Arial" w:eastAsia="DengXian" w:hAnsi="Arial" w:cs="Arial"/>
          <w:b/>
          <w:bCs/>
          <w:sz w:val="20"/>
          <w:szCs w:val="20"/>
          <w:lang w:val="en-US"/>
        </w:rPr>
        <w:t xml:space="preserve"> Remarks:</w:t>
      </w:r>
    </w:p>
    <w:p w14:paraId="7B10FB40" w14:textId="77777777" w:rsidR="00324FA1" w:rsidRPr="00B2009B" w:rsidRDefault="009F2059" w:rsidP="00B2009B">
      <w:pPr>
        <w:spacing w:after="0" w:line="276" w:lineRule="auto"/>
        <w:jc w:val="center"/>
        <w:rPr>
          <w:rFonts w:ascii="Arial" w:eastAsia="DengXian" w:hAnsi="Arial" w:cs="Arial"/>
          <w:sz w:val="20"/>
          <w:szCs w:val="20"/>
          <w:lang w:val="en-US"/>
        </w:rPr>
      </w:pPr>
      <w:ins w:id="42" w:author="Maria Isabel D. Artajo" w:date="2025-12-04T00:10:00Z" w16du:dateUtc="2025-12-03T16:10:00Z">
        <w:r w:rsidRPr="009F2059">
          <w:rPr>
            <w:rFonts w:ascii="Arial" w:eastAsia="DengXian" w:hAnsi="Arial" w:cs="Arial"/>
            <w:noProof/>
            <w:sz w:val="20"/>
            <w:szCs w:val="20"/>
            <w:lang w:val="en-US"/>
          </w:rPr>
          <w:pict w14:anchorId="7EF59FF2">
            <v:rect id="_x0000_i1035" alt="" style="width:467.55pt;height:.05pt;mso-width-percent:0;mso-height-percent:0;mso-width-percent:0;mso-height-percent:0" o:hrpct="999" o:hralign="center" o:hrstd="t" o:hr="t" fillcolor="#a0a0a0" stroked="f"/>
          </w:pict>
        </w:r>
      </w:ins>
    </w:p>
    <w:p w14:paraId="5583C733" w14:textId="77777777" w:rsidR="00324FA1" w:rsidRPr="00B2009B" w:rsidRDefault="009F2059" w:rsidP="00B2009B">
      <w:pPr>
        <w:spacing w:after="0" w:line="276" w:lineRule="auto"/>
        <w:jc w:val="center"/>
        <w:rPr>
          <w:rFonts w:ascii="Arial" w:eastAsia="DengXian" w:hAnsi="Arial" w:cs="Arial"/>
          <w:sz w:val="20"/>
          <w:szCs w:val="20"/>
          <w:lang w:val="en-US"/>
        </w:rPr>
      </w:pPr>
      <w:ins w:id="43" w:author="Maria Isabel D. Artajo" w:date="2025-12-04T00:10:00Z" w16du:dateUtc="2025-12-03T16:10:00Z">
        <w:r w:rsidRPr="009F2059">
          <w:rPr>
            <w:rFonts w:ascii="Arial" w:eastAsia="DengXian" w:hAnsi="Arial" w:cs="Arial"/>
            <w:noProof/>
            <w:sz w:val="20"/>
            <w:szCs w:val="20"/>
            <w:lang w:val="en-US"/>
          </w:rPr>
          <w:pict w14:anchorId="18CEBB15">
            <v:rect id="_x0000_i1034" alt="" style="width:467.55pt;height:.05pt;mso-width-percent:0;mso-height-percent:0;mso-width-percent:0;mso-height-percent:0" o:hrpct="999" o:hralign="center" o:hrstd="t" o:hr="t" fillcolor="#a0a0a0" stroked="f"/>
          </w:pict>
        </w:r>
      </w:ins>
    </w:p>
    <w:p w14:paraId="42D01470" w14:textId="77777777" w:rsidR="00F60ED7" w:rsidRPr="00B2009B" w:rsidRDefault="009F2059" w:rsidP="00B2009B">
      <w:pPr>
        <w:spacing w:after="0" w:line="276" w:lineRule="auto"/>
        <w:jc w:val="center"/>
        <w:rPr>
          <w:rFonts w:ascii="Arial" w:eastAsia="DengXian" w:hAnsi="Arial" w:cs="Arial"/>
          <w:sz w:val="20"/>
          <w:szCs w:val="20"/>
          <w:lang w:val="en-US"/>
        </w:rPr>
      </w:pPr>
      <w:ins w:id="44" w:author="Maria Isabel D. Artajo" w:date="2025-12-04T00:10:00Z" w16du:dateUtc="2025-12-03T16:10:00Z">
        <w:r w:rsidRPr="009F2059">
          <w:rPr>
            <w:rFonts w:ascii="Arial" w:eastAsia="DengXian" w:hAnsi="Arial" w:cs="Arial"/>
            <w:noProof/>
            <w:sz w:val="20"/>
            <w:szCs w:val="20"/>
            <w:lang w:val="en-US"/>
          </w:rPr>
          <w:pict w14:anchorId="04F0A882">
            <v:rect id="_x0000_i1033" alt="" style="width:467.55pt;height:.05pt;mso-width-percent:0;mso-height-percent:0;mso-width-percent:0;mso-height-percent:0" o:hrpct="999" o:hralign="center" o:hrstd="t" o:hr="t" fillcolor="#a0a0a0" stroked="f"/>
          </w:pict>
        </w:r>
      </w:ins>
    </w:p>
    <w:p w14:paraId="43766A3D" w14:textId="77777777" w:rsidR="00F60ED7" w:rsidRPr="00B2009B" w:rsidRDefault="009F2059" w:rsidP="00B2009B">
      <w:pPr>
        <w:spacing w:after="0" w:line="276" w:lineRule="auto"/>
        <w:jc w:val="center"/>
        <w:rPr>
          <w:rFonts w:ascii="Arial" w:eastAsia="DengXian" w:hAnsi="Arial" w:cs="Arial"/>
          <w:sz w:val="20"/>
          <w:szCs w:val="20"/>
          <w:lang w:val="en-US"/>
        </w:rPr>
      </w:pPr>
      <w:ins w:id="45" w:author="Maria Isabel D. Artajo" w:date="2025-12-04T00:10:00Z" w16du:dateUtc="2025-12-03T16:10:00Z">
        <w:r w:rsidRPr="009F2059">
          <w:rPr>
            <w:rFonts w:ascii="Arial" w:eastAsia="DengXian" w:hAnsi="Arial" w:cs="Arial"/>
            <w:noProof/>
            <w:sz w:val="20"/>
            <w:szCs w:val="20"/>
            <w:lang w:val="en-US"/>
          </w:rPr>
          <w:pict w14:anchorId="71078711">
            <v:rect id="_x0000_i1032" alt="" style="width:467.55pt;height:.05pt;mso-width-percent:0;mso-height-percent:0;mso-width-percent:0;mso-height-percent:0" o:hrpct="999" o:hralign="center" o:hrstd="t" o:hr="t" fillcolor="#a0a0a0" stroked="f"/>
          </w:pict>
        </w:r>
      </w:ins>
    </w:p>
    <w:p w14:paraId="7D7756BD" w14:textId="77777777" w:rsidR="00F60ED7" w:rsidRPr="00B2009B" w:rsidRDefault="009F2059" w:rsidP="00B2009B">
      <w:pPr>
        <w:spacing w:after="0" w:line="276" w:lineRule="auto"/>
        <w:jc w:val="center"/>
        <w:rPr>
          <w:rFonts w:ascii="Arial" w:eastAsia="DengXian" w:hAnsi="Arial" w:cs="Arial"/>
          <w:sz w:val="20"/>
          <w:szCs w:val="20"/>
          <w:lang w:val="en-US"/>
        </w:rPr>
      </w:pPr>
      <w:ins w:id="46" w:author="Maria Isabel D. Artajo" w:date="2025-12-04T00:10:00Z" w16du:dateUtc="2025-12-03T16:10:00Z">
        <w:r w:rsidRPr="009F2059">
          <w:rPr>
            <w:rFonts w:ascii="Arial" w:eastAsia="DengXian" w:hAnsi="Arial" w:cs="Arial"/>
            <w:noProof/>
            <w:sz w:val="20"/>
            <w:szCs w:val="20"/>
            <w:lang w:val="en-US"/>
          </w:rPr>
          <w:pict w14:anchorId="2B5B206E">
            <v:rect id="_x0000_i1031" alt="" style="width:467.55pt;height:.05pt;mso-width-percent:0;mso-height-percent:0;mso-width-percent:0;mso-height-percent:0" o:hrpct="999" o:hralign="center" o:hrstd="t" o:hr="t" fillcolor="#a0a0a0" stroked="f"/>
          </w:pict>
        </w:r>
      </w:ins>
    </w:p>
    <w:p w14:paraId="637A4EBD" w14:textId="77777777" w:rsidR="00F60ED7" w:rsidRPr="00B2009B" w:rsidRDefault="009F2059" w:rsidP="00B2009B">
      <w:pPr>
        <w:spacing w:after="0" w:line="276" w:lineRule="auto"/>
        <w:jc w:val="center"/>
        <w:rPr>
          <w:rFonts w:ascii="Arial" w:eastAsia="DengXian" w:hAnsi="Arial" w:cs="Arial"/>
          <w:sz w:val="20"/>
          <w:szCs w:val="20"/>
          <w:lang w:val="en-US"/>
        </w:rPr>
      </w:pPr>
      <w:ins w:id="47" w:author="Maria Isabel D. Artajo" w:date="2025-12-04T00:10:00Z" w16du:dateUtc="2025-12-03T16:10:00Z">
        <w:r w:rsidRPr="009F2059">
          <w:rPr>
            <w:rFonts w:ascii="Arial" w:eastAsia="DengXian" w:hAnsi="Arial" w:cs="Arial"/>
            <w:noProof/>
            <w:sz w:val="20"/>
            <w:szCs w:val="20"/>
            <w:lang w:val="en-US"/>
          </w:rPr>
          <w:pict w14:anchorId="1A164AE4">
            <v:rect id="_x0000_i1030" alt="" style="width:467.55pt;height:.05pt;mso-width-percent:0;mso-height-percent:0;mso-width-percent:0;mso-height-percent:0" o:hrpct="999" o:hralign="center" o:hrstd="t" o:hr="t" fillcolor="#a0a0a0" stroked="f"/>
          </w:pict>
        </w:r>
      </w:ins>
    </w:p>
    <w:p w14:paraId="2E8AEEB3" w14:textId="77777777" w:rsidR="00F60ED7" w:rsidRPr="00B2009B" w:rsidRDefault="009F2059" w:rsidP="00B2009B">
      <w:pPr>
        <w:spacing w:after="0" w:line="276" w:lineRule="auto"/>
        <w:jc w:val="center"/>
        <w:rPr>
          <w:rFonts w:ascii="Arial" w:eastAsia="DengXian" w:hAnsi="Arial" w:cs="Arial"/>
          <w:sz w:val="20"/>
          <w:szCs w:val="20"/>
          <w:lang w:val="en-US"/>
        </w:rPr>
      </w:pPr>
      <w:ins w:id="48" w:author="Maria Isabel D. Artajo" w:date="2025-12-04T00:10:00Z" w16du:dateUtc="2025-12-03T16:10:00Z">
        <w:r w:rsidRPr="009F2059">
          <w:rPr>
            <w:rFonts w:ascii="Arial" w:eastAsia="DengXian" w:hAnsi="Arial" w:cs="Arial"/>
            <w:noProof/>
            <w:sz w:val="20"/>
            <w:szCs w:val="20"/>
            <w:lang w:val="en-US"/>
          </w:rPr>
          <w:pict w14:anchorId="1413EB35">
            <v:rect id="_x0000_i1029" alt="" style="width:467.55pt;height:.05pt;mso-width-percent:0;mso-height-percent:0;mso-width-percent:0;mso-height-percent:0" o:hrpct="999" o:hralign="center" o:hrstd="t" o:hr="t" fillcolor="#a0a0a0" stroked="f"/>
          </w:pict>
        </w:r>
      </w:ins>
    </w:p>
    <w:p w14:paraId="72B75D17" w14:textId="77777777" w:rsidR="00F60ED7" w:rsidRPr="00B2009B" w:rsidRDefault="009F2059" w:rsidP="00B2009B">
      <w:pPr>
        <w:spacing w:after="0" w:line="276" w:lineRule="auto"/>
        <w:jc w:val="center"/>
        <w:rPr>
          <w:rFonts w:ascii="Arial" w:eastAsia="DengXian" w:hAnsi="Arial" w:cs="Arial"/>
          <w:sz w:val="20"/>
          <w:szCs w:val="20"/>
          <w:lang w:val="en-US"/>
        </w:rPr>
      </w:pPr>
      <w:ins w:id="49" w:author="Maria Isabel D. Artajo" w:date="2025-12-04T00:10:00Z" w16du:dateUtc="2025-12-03T16:10:00Z">
        <w:r w:rsidRPr="009F2059">
          <w:rPr>
            <w:rFonts w:ascii="Arial" w:eastAsia="DengXian" w:hAnsi="Arial" w:cs="Arial"/>
            <w:noProof/>
            <w:sz w:val="20"/>
            <w:szCs w:val="20"/>
            <w:lang w:val="en-US"/>
          </w:rPr>
          <w:pict w14:anchorId="2AB37EB2">
            <v:rect id="_x0000_i1028" alt="" style="width:467.55pt;height:.05pt;mso-width-percent:0;mso-height-percent:0;mso-width-percent:0;mso-height-percent:0" o:hrpct="999" o:hralign="center" o:hrstd="t" o:hr="t" fillcolor="#a0a0a0" stroked="f"/>
          </w:pict>
        </w:r>
      </w:ins>
    </w:p>
    <w:p w14:paraId="703462D4" w14:textId="77777777" w:rsidR="00F60ED7" w:rsidRPr="00B2009B" w:rsidRDefault="009F2059" w:rsidP="00B2009B">
      <w:pPr>
        <w:spacing w:after="0" w:line="276" w:lineRule="auto"/>
        <w:jc w:val="center"/>
        <w:rPr>
          <w:rFonts w:ascii="Arial" w:eastAsia="DengXian" w:hAnsi="Arial" w:cs="Arial"/>
          <w:sz w:val="20"/>
          <w:szCs w:val="20"/>
          <w:lang w:val="en-US"/>
        </w:rPr>
      </w:pPr>
      <w:ins w:id="50" w:author="Maria Isabel D. Artajo" w:date="2025-12-04T00:10:00Z" w16du:dateUtc="2025-12-03T16:10:00Z">
        <w:r w:rsidRPr="009F2059">
          <w:rPr>
            <w:rFonts w:ascii="Arial" w:eastAsia="DengXian" w:hAnsi="Arial" w:cs="Arial"/>
            <w:noProof/>
            <w:sz w:val="20"/>
            <w:szCs w:val="20"/>
            <w:lang w:val="en-US"/>
          </w:rPr>
          <w:pict w14:anchorId="07AA2E87">
            <v:rect id="_x0000_i1027" alt="" style="width:467.55pt;height:.05pt;mso-width-percent:0;mso-height-percent:0;mso-width-percent:0;mso-height-percent:0" o:hrpct="999" o:hralign="center" o:hrstd="t" o:hr="t" fillcolor="#a0a0a0" stroked="f"/>
          </w:pict>
        </w:r>
      </w:ins>
    </w:p>
    <w:p w14:paraId="33DA6E9D" w14:textId="77777777" w:rsidR="00F60ED7" w:rsidRPr="00B2009B" w:rsidRDefault="009F2059" w:rsidP="00B2009B">
      <w:pPr>
        <w:spacing w:after="0" w:line="276" w:lineRule="auto"/>
        <w:jc w:val="center"/>
        <w:rPr>
          <w:rFonts w:ascii="Arial" w:eastAsia="DengXian" w:hAnsi="Arial" w:cs="Arial"/>
          <w:sz w:val="20"/>
          <w:szCs w:val="20"/>
          <w:lang w:val="en-US"/>
        </w:rPr>
      </w:pPr>
      <w:ins w:id="51" w:author="Maria Isabel D. Artajo" w:date="2025-12-04T00:10:00Z" w16du:dateUtc="2025-12-03T16:10:00Z">
        <w:r w:rsidRPr="009F2059">
          <w:rPr>
            <w:rFonts w:ascii="Arial" w:eastAsia="DengXian" w:hAnsi="Arial" w:cs="Arial"/>
            <w:noProof/>
            <w:sz w:val="20"/>
            <w:szCs w:val="20"/>
            <w:lang w:val="en-US"/>
          </w:rPr>
          <w:pict w14:anchorId="240637E2">
            <v:rect id="_x0000_i1026" alt="" style="width:467.55pt;height:.05pt;mso-width-percent:0;mso-height-percent:0;mso-width-percent:0;mso-height-percent:0" o:hrpct="999" o:hralign="center" o:hrstd="t" o:hr="t" fillcolor="#a0a0a0" stroked="f"/>
          </w:pict>
        </w:r>
      </w:ins>
    </w:p>
    <w:p w14:paraId="2B41A0EF" w14:textId="77777777" w:rsidR="00F60ED7" w:rsidRPr="00B2009B" w:rsidRDefault="009F2059" w:rsidP="00B2009B">
      <w:pPr>
        <w:spacing w:after="0" w:line="276" w:lineRule="auto"/>
        <w:jc w:val="center"/>
        <w:rPr>
          <w:rFonts w:ascii="Arial" w:eastAsia="DengXian" w:hAnsi="Arial" w:cs="Arial"/>
          <w:sz w:val="20"/>
          <w:szCs w:val="20"/>
          <w:lang w:val="en-US"/>
        </w:rPr>
      </w:pPr>
      <w:ins w:id="52" w:author="Maria Isabel D. Artajo" w:date="2025-12-04T00:10:00Z" w16du:dateUtc="2025-12-03T16:10:00Z">
        <w:r w:rsidRPr="009F2059">
          <w:rPr>
            <w:rFonts w:ascii="Arial" w:eastAsia="DengXian" w:hAnsi="Arial" w:cs="Arial"/>
            <w:noProof/>
            <w:sz w:val="20"/>
            <w:szCs w:val="20"/>
            <w:lang w:val="en-US"/>
          </w:rPr>
          <w:pict w14:anchorId="0E820D11">
            <v:rect id="_x0000_i1025" alt="" style="width:467.55pt;height:.05pt;mso-width-percent:0;mso-height-percent:0;mso-width-percent:0;mso-height-percent:0" o:hrpct="999" o:hralign="center" o:hrstd="t" o:hr="t" fillcolor="#a0a0a0" stroked="f"/>
          </w:pict>
        </w:r>
      </w:ins>
    </w:p>
    <w:p w14:paraId="3B7DE098" w14:textId="77777777" w:rsidR="00324FA1" w:rsidRPr="00B2009B" w:rsidRDefault="00324FA1" w:rsidP="00B2009B">
      <w:pPr>
        <w:spacing w:after="0" w:line="276" w:lineRule="auto"/>
        <w:rPr>
          <w:rFonts w:ascii="Arial" w:eastAsia="DengXian" w:hAnsi="Arial" w:cs="Arial"/>
          <w:b/>
          <w:bCs/>
          <w:sz w:val="20"/>
          <w:szCs w:val="20"/>
          <w:lang w:val="en-US"/>
        </w:rPr>
      </w:pPr>
    </w:p>
    <w:p w14:paraId="1DD3A83E" w14:textId="77777777" w:rsidR="00F60ED7" w:rsidRPr="00B2009B" w:rsidRDefault="00F60ED7" w:rsidP="00B2009B">
      <w:pPr>
        <w:spacing w:after="0" w:line="276" w:lineRule="auto"/>
        <w:rPr>
          <w:rFonts w:ascii="Arial" w:eastAsia="DengXian" w:hAnsi="Arial" w:cs="Arial"/>
          <w:b/>
          <w:bCs/>
          <w:sz w:val="20"/>
          <w:szCs w:val="20"/>
          <w:lang w:val="en-US"/>
        </w:rPr>
      </w:pPr>
    </w:p>
    <w:p w14:paraId="5166E37A" w14:textId="77777777" w:rsidR="00F60ED7" w:rsidRPr="00B2009B" w:rsidRDefault="00F60ED7" w:rsidP="00B2009B">
      <w:pPr>
        <w:spacing w:after="0" w:line="276" w:lineRule="auto"/>
        <w:rPr>
          <w:rFonts w:ascii="Arial" w:eastAsia="DengXian" w:hAnsi="Arial" w:cs="Arial"/>
          <w:b/>
          <w:bCs/>
          <w:sz w:val="20"/>
          <w:szCs w:val="20"/>
          <w:lang w:val="en-US"/>
        </w:rPr>
      </w:pPr>
    </w:p>
    <w:p w14:paraId="671E04BA" w14:textId="37C95BC1" w:rsidR="00324FA1" w:rsidRPr="00B2009B" w:rsidRDefault="00324FA1" w:rsidP="00B2009B">
      <w:pPr>
        <w:spacing w:after="0" w:line="276" w:lineRule="auto"/>
        <w:rPr>
          <w:rFonts w:ascii="Arial" w:eastAsia="DengXian" w:hAnsi="Arial" w:cs="Arial"/>
          <w:sz w:val="20"/>
          <w:szCs w:val="20"/>
          <w:lang w:val="en-US"/>
        </w:rPr>
      </w:pPr>
      <w:r w:rsidRPr="00B2009B">
        <w:rPr>
          <w:rFonts w:ascii="Arial" w:eastAsia="DengXian" w:hAnsi="Arial" w:cs="Arial"/>
          <w:b/>
          <w:bCs/>
          <w:sz w:val="20"/>
          <w:szCs w:val="20"/>
          <w:lang w:val="en-US"/>
        </w:rPr>
        <w:t>Verified By:</w:t>
      </w:r>
      <w:r w:rsidRPr="00B2009B">
        <w:rPr>
          <w:rFonts w:ascii="Arial" w:eastAsia="DengXian" w:hAnsi="Arial" w:cs="Arial"/>
          <w:sz w:val="20"/>
          <w:szCs w:val="20"/>
          <w:lang w:val="en-US"/>
        </w:rPr>
        <w:t xml:space="preserve"> ___________________________</w:t>
      </w:r>
    </w:p>
    <w:p w14:paraId="6FF8B3AA" w14:textId="5D2E7DD0" w:rsidR="000215D8" w:rsidRPr="00B2009B" w:rsidRDefault="00324FA1" w:rsidP="00B2009B">
      <w:pPr>
        <w:spacing w:after="0" w:line="276" w:lineRule="auto"/>
        <w:rPr>
          <w:rFonts w:ascii="Arial" w:hAnsi="Arial" w:cs="Arial"/>
          <w:kern w:val="0"/>
          <w:sz w:val="20"/>
          <w:szCs w:val="20"/>
          <w:lang w:val="en-GB"/>
        </w:rPr>
      </w:pPr>
      <w:r w:rsidRPr="00B2009B">
        <w:rPr>
          <w:rFonts w:ascii="Arial" w:eastAsia="DengXian" w:hAnsi="Arial" w:cs="Arial"/>
          <w:sz w:val="20"/>
          <w:szCs w:val="20"/>
          <w:lang w:val="en-US"/>
        </w:rPr>
        <w:br/>
      </w:r>
      <w:r w:rsidRPr="00B2009B">
        <w:rPr>
          <w:rFonts w:ascii="Arial" w:eastAsia="DengXian" w:hAnsi="Arial" w:cs="Arial"/>
          <w:b/>
          <w:bCs/>
          <w:sz w:val="20"/>
          <w:szCs w:val="20"/>
          <w:lang w:val="en-US"/>
        </w:rPr>
        <w:t>Date:</w:t>
      </w:r>
      <w:r w:rsidRPr="00B2009B">
        <w:rPr>
          <w:rFonts w:ascii="Arial" w:eastAsia="DengXian" w:hAnsi="Arial" w:cs="Arial"/>
          <w:sz w:val="20"/>
          <w:szCs w:val="20"/>
          <w:lang w:val="en-US"/>
        </w:rPr>
        <w:t xml:space="preserve"> ___________________________</w:t>
      </w:r>
    </w:p>
    <w:p w14:paraId="4AB9E030" w14:textId="1D21C3BA" w:rsidR="000215D8" w:rsidRPr="00B2009B" w:rsidRDefault="000215D8" w:rsidP="00B2009B">
      <w:pPr>
        <w:pageBreakBefore/>
        <w:spacing w:after="0" w:line="240" w:lineRule="auto"/>
        <w:ind w:left="425"/>
        <w:outlineLvl w:val="3"/>
        <w:rPr>
          <w:rFonts w:ascii="Arial" w:eastAsia="Times New Roman" w:hAnsi="Arial" w:cs="Arial"/>
          <w:b/>
          <w:bCs/>
          <w:kern w:val="0"/>
          <w:sz w:val="20"/>
          <w:szCs w:val="20"/>
          <w:lang w:val="en-GB" w:eastAsia="ru-RU"/>
          <w14:ligatures w14:val="none"/>
        </w:rPr>
      </w:pPr>
      <w:r w:rsidRPr="00B2009B">
        <w:rPr>
          <w:rFonts w:ascii="Arial" w:eastAsia="Times New Roman" w:hAnsi="Arial" w:cs="Arial"/>
          <w:b/>
          <w:bCs/>
          <w:kern w:val="0"/>
          <w:sz w:val="20"/>
          <w:szCs w:val="20"/>
          <w:lang w:val="en-GB" w:eastAsia="ru-RU"/>
          <w14:ligatures w14:val="none"/>
        </w:rPr>
        <w:lastRenderedPageBreak/>
        <w:t xml:space="preserve">Appendix </w:t>
      </w:r>
      <w:r w:rsidR="00B93BB9" w:rsidRPr="00B2009B">
        <w:rPr>
          <w:rFonts w:ascii="Arial" w:eastAsia="Times New Roman" w:hAnsi="Arial" w:cs="Arial"/>
          <w:b/>
          <w:bCs/>
          <w:kern w:val="0"/>
          <w:sz w:val="20"/>
          <w:szCs w:val="20"/>
          <w:lang w:val="en-GB" w:eastAsia="ru-RU"/>
          <w14:ligatures w14:val="none"/>
        </w:rPr>
        <w:t>4</w:t>
      </w:r>
      <w:r w:rsidRPr="00B2009B">
        <w:rPr>
          <w:rFonts w:ascii="Arial" w:eastAsia="Times New Roman" w:hAnsi="Arial" w:cs="Arial"/>
          <w:b/>
          <w:bCs/>
          <w:kern w:val="0"/>
          <w:sz w:val="20"/>
          <w:szCs w:val="20"/>
          <w:lang w:val="en-GB" w:eastAsia="ru-RU"/>
          <w14:ligatures w14:val="none"/>
        </w:rPr>
        <w:t>- Residential log</w:t>
      </w:r>
    </w:p>
    <w:tbl>
      <w:tblPr>
        <w:tblStyle w:val="ERMTablestyle"/>
        <w:tblpPr w:leftFromText="180" w:rightFromText="180" w:vertAnchor="page" w:horzAnchor="margin" w:tblpY="1709"/>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
        <w:gridCol w:w="1227"/>
        <w:gridCol w:w="1373"/>
        <w:gridCol w:w="1333"/>
        <w:gridCol w:w="973"/>
        <w:gridCol w:w="1053"/>
        <w:gridCol w:w="987"/>
        <w:gridCol w:w="1227"/>
      </w:tblGrid>
      <w:tr w:rsidR="008842EE" w:rsidRPr="00B2009B" w14:paraId="1E191066" w14:textId="77777777" w:rsidTr="008842EE">
        <w:trPr>
          <w:cnfStyle w:val="100000000000" w:firstRow="1" w:lastRow="0" w:firstColumn="0" w:lastColumn="0" w:oddVBand="0" w:evenVBand="0" w:oddHBand="0" w:evenHBand="0" w:firstRowFirstColumn="0" w:firstRowLastColumn="0" w:lastRowFirstColumn="0" w:lastRowLastColumn="0"/>
          <w:trHeight w:val="768"/>
        </w:trPr>
        <w:tc>
          <w:tcPr>
            <w:tcW w:w="580" w:type="dxa"/>
          </w:tcPr>
          <w:p w14:paraId="74545CB3"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No.</w:t>
            </w:r>
          </w:p>
        </w:tc>
        <w:tc>
          <w:tcPr>
            <w:tcW w:w="1227" w:type="dxa"/>
          </w:tcPr>
          <w:p w14:paraId="6375326A"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Name of Occupant</w:t>
            </w:r>
          </w:p>
        </w:tc>
        <w:tc>
          <w:tcPr>
            <w:tcW w:w="1373" w:type="dxa"/>
          </w:tcPr>
          <w:p w14:paraId="221C0239"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Nationality</w:t>
            </w:r>
          </w:p>
        </w:tc>
        <w:tc>
          <w:tcPr>
            <w:tcW w:w="1333" w:type="dxa"/>
          </w:tcPr>
          <w:p w14:paraId="278E05E5" w14:textId="77777777" w:rsidR="008842EE" w:rsidRPr="00B2009B" w:rsidRDefault="008842EE" w:rsidP="00B2009B">
            <w:pPr>
              <w:pStyle w:val="BodyText"/>
              <w:spacing w:after="0"/>
              <w:rPr>
                <w:rFonts w:ascii="Arial" w:hAnsi="Arial" w:cs="Arial"/>
                <w:b/>
                <w:color w:val="000000" w:themeColor="text1"/>
                <w:sz w:val="20"/>
                <w:szCs w:val="20"/>
                <w:lang w:val="en-US"/>
              </w:rPr>
            </w:pPr>
            <w:r w:rsidRPr="00B2009B">
              <w:rPr>
                <w:rFonts w:ascii="Arial" w:hAnsi="Arial" w:cs="Arial"/>
                <w:b/>
                <w:color w:val="000000" w:themeColor="text1"/>
                <w:sz w:val="20"/>
                <w:szCs w:val="20"/>
                <w:lang w:val="en-US"/>
              </w:rPr>
              <w:t>Resident’s ID (indicating date of birth)</w:t>
            </w:r>
          </w:p>
        </w:tc>
        <w:tc>
          <w:tcPr>
            <w:tcW w:w="973" w:type="dxa"/>
          </w:tcPr>
          <w:p w14:paraId="0E84FD15"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Phone contact</w:t>
            </w:r>
          </w:p>
        </w:tc>
        <w:tc>
          <w:tcPr>
            <w:tcW w:w="1053" w:type="dxa"/>
          </w:tcPr>
          <w:p w14:paraId="1EEDCEC5"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Position</w:t>
            </w:r>
          </w:p>
        </w:tc>
        <w:tc>
          <w:tcPr>
            <w:tcW w:w="987" w:type="dxa"/>
          </w:tcPr>
          <w:p w14:paraId="242221A0"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Date of moving in</w:t>
            </w:r>
          </w:p>
        </w:tc>
        <w:tc>
          <w:tcPr>
            <w:tcW w:w="1227" w:type="dxa"/>
          </w:tcPr>
          <w:p w14:paraId="4C70CA98" w14:textId="77777777" w:rsidR="008842EE" w:rsidRPr="00B2009B" w:rsidRDefault="008842EE" w:rsidP="00B2009B">
            <w:pPr>
              <w:pStyle w:val="BodyText"/>
              <w:spacing w:after="0"/>
              <w:rPr>
                <w:rFonts w:ascii="Arial" w:hAnsi="Arial" w:cs="Arial"/>
                <w:b/>
                <w:color w:val="000000" w:themeColor="text1"/>
                <w:sz w:val="20"/>
                <w:szCs w:val="20"/>
              </w:rPr>
            </w:pPr>
            <w:r w:rsidRPr="00B2009B">
              <w:rPr>
                <w:rFonts w:ascii="Arial" w:hAnsi="Arial" w:cs="Arial"/>
                <w:b/>
                <w:color w:val="000000" w:themeColor="text1"/>
                <w:sz w:val="20"/>
                <w:szCs w:val="20"/>
              </w:rPr>
              <w:t>Signature of Occupant</w:t>
            </w:r>
          </w:p>
        </w:tc>
      </w:tr>
      <w:tr w:rsidR="008842EE" w:rsidRPr="00B2009B" w14:paraId="737FBEFD" w14:textId="77777777" w:rsidTr="008842EE">
        <w:trPr>
          <w:trHeight w:val="420"/>
        </w:trPr>
        <w:tc>
          <w:tcPr>
            <w:tcW w:w="580" w:type="dxa"/>
          </w:tcPr>
          <w:p w14:paraId="4296D11A" w14:textId="77777777" w:rsidR="008842EE" w:rsidRPr="00B2009B" w:rsidRDefault="008842EE" w:rsidP="00B2009B">
            <w:pPr>
              <w:pStyle w:val="BodyText"/>
              <w:numPr>
                <w:ilvl w:val="0"/>
                <w:numId w:val="65"/>
              </w:numPr>
              <w:spacing w:after="0" w:line="260" w:lineRule="atLeast"/>
              <w:jc w:val="both"/>
              <w:rPr>
                <w:rFonts w:ascii="Arial" w:hAnsi="Arial" w:cs="Arial"/>
                <w:sz w:val="20"/>
                <w:szCs w:val="20"/>
              </w:rPr>
            </w:pPr>
          </w:p>
        </w:tc>
        <w:tc>
          <w:tcPr>
            <w:tcW w:w="1227" w:type="dxa"/>
          </w:tcPr>
          <w:p w14:paraId="2EE0A731" w14:textId="77777777" w:rsidR="008842EE" w:rsidRPr="00B2009B" w:rsidRDefault="008842EE" w:rsidP="00B2009B">
            <w:pPr>
              <w:pStyle w:val="BodyText"/>
              <w:spacing w:after="0"/>
              <w:rPr>
                <w:rFonts w:ascii="Arial" w:hAnsi="Arial" w:cs="Arial"/>
                <w:sz w:val="20"/>
                <w:szCs w:val="20"/>
              </w:rPr>
            </w:pPr>
          </w:p>
        </w:tc>
        <w:tc>
          <w:tcPr>
            <w:tcW w:w="1373" w:type="dxa"/>
          </w:tcPr>
          <w:p w14:paraId="7B7AC6FB" w14:textId="77777777" w:rsidR="008842EE" w:rsidRPr="00B2009B" w:rsidRDefault="008842EE" w:rsidP="00B2009B">
            <w:pPr>
              <w:pStyle w:val="BodyText"/>
              <w:spacing w:after="0"/>
              <w:rPr>
                <w:rFonts w:ascii="Arial" w:hAnsi="Arial" w:cs="Arial"/>
                <w:sz w:val="20"/>
                <w:szCs w:val="20"/>
              </w:rPr>
            </w:pPr>
          </w:p>
        </w:tc>
        <w:tc>
          <w:tcPr>
            <w:tcW w:w="1333" w:type="dxa"/>
          </w:tcPr>
          <w:p w14:paraId="303096A0" w14:textId="77777777" w:rsidR="008842EE" w:rsidRPr="00B2009B" w:rsidRDefault="008842EE" w:rsidP="00B2009B">
            <w:pPr>
              <w:pStyle w:val="BodyText"/>
              <w:spacing w:after="0"/>
              <w:rPr>
                <w:rFonts w:ascii="Arial" w:hAnsi="Arial" w:cs="Arial"/>
                <w:sz w:val="20"/>
                <w:szCs w:val="20"/>
              </w:rPr>
            </w:pPr>
          </w:p>
        </w:tc>
        <w:tc>
          <w:tcPr>
            <w:tcW w:w="973" w:type="dxa"/>
          </w:tcPr>
          <w:p w14:paraId="530F5350" w14:textId="77777777" w:rsidR="008842EE" w:rsidRPr="00B2009B" w:rsidRDefault="008842EE" w:rsidP="00B2009B">
            <w:pPr>
              <w:pStyle w:val="BodyText"/>
              <w:spacing w:after="0"/>
              <w:rPr>
                <w:rFonts w:ascii="Arial" w:hAnsi="Arial" w:cs="Arial"/>
                <w:sz w:val="20"/>
                <w:szCs w:val="20"/>
              </w:rPr>
            </w:pPr>
          </w:p>
        </w:tc>
        <w:tc>
          <w:tcPr>
            <w:tcW w:w="1053" w:type="dxa"/>
          </w:tcPr>
          <w:p w14:paraId="0DFC0014" w14:textId="77777777" w:rsidR="008842EE" w:rsidRPr="00B2009B" w:rsidRDefault="008842EE" w:rsidP="00B2009B">
            <w:pPr>
              <w:pStyle w:val="BodyText"/>
              <w:spacing w:after="0"/>
              <w:rPr>
                <w:rFonts w:ascii="Arial" w:hAnsi="Arial" w:cs="Arial"/>
                <w:sz w:val="20"/>
                <w:szCs w:val="20"/>
              </w:rPr>
            </w:pPr>
          </w:p>
        </w:tc>
        <w:tc>
          <w:tcPr>
            <w:tcW w:w="987" w:type="dxa"/>
          </w:tcPr>
          <w:p w14:paraId="179BB4D8" w14:textId="77777777" w:rsidR="008842EE" w:rsidRPr="00B2009B" w:rsidRDefault="008842EE" w:rsidP="00B2009B">
            <w:pPr>
              <w:pStyle w:val="BodyText"/>
              <w:spacing w:after="0"/>
              <w:rPr>
                <w:rFonts w:ascii="Arial" w:hAnsi="Arial" w:cs="Arial"/>
                <w:sz w:val="20"/>
                <w:szCs w:val="20"/>
              </w:rPr>
            </w:pPr>
          </w:p>
        </w:tc>
        <w:tc>
          <w:tcPr>
            <w:tcW w:w="1227" w:type="dxa"/>
          </w:tcPr>
          <w:p w14:paraId="4B757113" w14:textId="77777777" w:rsidR="008842EE" w:rsidRPr="00B2009B" w:rsidRDefault="008842EE" w:rsidP="00B2009B">
            <w:pPr>
              <w:pStyle w:val="BodyText"/>
              <w:spacing w:after="0"/>
              <w:rPr>
                <w:rFonts w:ascii="Arial" w:hAnsi="Arial" w:cs="Arial"/>
                <w:sz w:val="20"/>
                <w:szCs w:val="20"/>
              </w:rPr>
            </w:pPr>
          </w:p>
        </w:tc>
      </w:tr>
      <w:tr w:rsidR="008842EE" w:rsidRPr="00B2009B" w14:paraId="6071876F" w14:textId="77777777" w:rsidTr="008842EE">
        <w:trPr>
          <w:trHeight w:val="434"/>
        </w:trPr>
        <w:tc>
          <w:tcPr>
            <w:tcW w:w="580" w:type="dxa"/>
          </w:tcPr>
          <w:p w14:paraId="06CEEEFE" w14:textId="77777777" w:rsidR="008842EE" w:rsidRPr="00B2009B" w:rsidRDefault="008842EE" w:rsidP="00B2009B">
            <w:pPr>
              <w:pStyle w:val="BodyText"/>
              <w:numPr>
                <w:ilvl w:val="0"/>
                <w:numId w:val="65"/>
              </w:numPr>
              <w:spacing w:after="0" w:line="260" w:lineRule="atLeast"/>
              <w:jc w:val="both"/>
              <w:rPr>
                <w:rFonts w:ascii="Arial" w:hAnsi="Arial" w:cs="Arial"/>
                <w:sz w:val="20"/>
                <w:szCs w:val="20"/>
              </w:rPr>
            </w:pPr>
          </w:p>
        </w:tc>
        <w:tc>
          <w:tcPr>
            <w:tcW w:w="1227" w:type="dxa"/>
          </w:tcPr>
          <w:p w14:paraId="4BB33C26" w14:textId="77777777" w:rsidR="008842EE" w:rsidRPr="00B2009B" w:rsidRDefault="008842EE" w:rsidP="00B2009B">
            <w:pPr>
              <w:pStyle w:val="BodyText"/>
              <w:spacing w:after="0"/>
              <w:rPr>
                <w:rFonts w:ascii="Arial" w:hAnsi="Arial" w:cs="Arial"/>
                <w:sz w:val="20"/>
                <w:szCs w:val="20"/>
              </w:rPr>
            </w:pPr>
          </w:p>
        </w:tc>
        <w:tc>
          <w:tcPr>
            <w:tcW w:w="1373" w:type="dxa"/>
          </w:tcPr>
          <w:p w14:paraId="36174849" w14:textId="77777777" w:rsidR="008842EE" w:rsidRPr="00B2009B" w:rsidRDefault="008842EE" w:rsidP="00B2009B">
            <w:pPr>
              <w:pStyle w:val="BodyText"/>
              <w:spacing w:after="0"/>
              <w:rPr>
                <w:rFonts w:ascii="Arial" w:hAnsi="Arial" w:cs="Arial"/>
                <w:sz w:val="20"/>
                <w:szCs w:val="20"/>
              </w:rPr>
            </w:pPr>
          </w:p>
        </w:tc>
        <w:tc>
          <w:tcPr>
            <w:tcW w:w="1333" w:type="dxa"/>
          </w:tcPr>
          <w:p w14:paraId="363CE120" w14:textId="77777777" w:rsidR="008842EE" w:rsidRPr="00B2009B" w:rsidRDefault="008842EE" w:rsidP="00B2009B">
            <w:pPr>
              <w:pStyle w:val="BodyText"/>
              <w:spacing w:after="0"/>
              <w:rPr>
                <w:rFonts w:ascii="Arial" w:hAnsi="Arial" w:cs="Arial"/>
                <w:sz w:val="20"/>
                <w:szCs w:val="20"/>
              </w:rPr>
            </w:pPr>
          </w:p>
        </w:tc>
        <w:tc>
          <w:tcPr>
            <w:tcW w:w="973" w:type="dxa"/>
          </w:tcPr>
          <w:p w14:paraId="589562D6" w14:textId="77777777" w:rsidR="008842EE" w:rsidRPr="00B2009B" w:rsidRDefault="008842EE" w:rsidP="00B2009B">
            <w:pPr>
              <w:pStyle w:val="BodyText"/>
              <w:spacing w:after="0"/>
              <w:rPr>
                <w:rFonts w:ascii="Arial" w:hAnsi="Arial" w:cs="Arial"/>
                <w:sz w:val="20"/>
                <w:szCs w:val="20"/>
              </w:rPr>
            </w:pPr>
          </w:p>
        </w:tc>
        <w:tc>
          <w:tcPr>
            <w:tcW w:w="1053" w:type="dxa"/>
          </w:tcPr>
          <w:p w14:paraId="75FDA041" w14:textId="77777777" w:rsidR="008842EE" w:rsidRPr="00B2009B" w:rsidRDefault="008842EE" w:rsidP="00B2009B">
            <w:pPr>
              <w:pStyle w:val="BodyText"/>
              <w:spacing w:after="0"/>
              <w:rPr>
                <w:rFonts w:ascii="Arial" w:hAnsi="Arial" w:cs="Arial"/>
                <w:sz w:val="20"/>
                <w:szCs w:val="20"/>
              </w:rPr>
            </w:pPr>
          </w:p>
        </w:tc>
        <w:tc>
          <w:tcPr>
            <w:tcW w:w="987" w:type="dxa"/>
          </w:tcPr>
          <w:p w14:paraId="1DF9C8C3" w14:textId="77777777" w:rsidR="008842EE" w:rsidRPr="00B2009B" w:rsidRDefault="008842EE" w:rsidP="00B2009B">
            <w:pPr>
              <w:pStyle w:val="BodyText"/>
              <w:spacing w:after="0"/>
              <w:rPr>
                <w:rFonts w:ascii="Arial" w:hAnsi="Arial" w:cs="Arial"/>
                <w:sz w:val="20"/>
                <w:szCs w:val="20"/>
              </w:rPr>
            </w:pPr>
          </w:p>
        </w:tc>
        <w:tc>
          <w:tcPr>
            <w:tcW w:w="1227" w:type="dxa"/>
          </w:tcPr>
          <w:p w14:paraId="1297B117" w14:textId="77777777" w:rsidR="008842EE" w:rsidRPr="00B2009B" w:rsidRDefault="008842EE" w:rsidP="00B2009B">
            <w:pPr>
              <w:pStyle w:val="BodyText"/>
              <w:spacing w:after="0"/>
              <w:rPr>
                <w:rFonts w:ascii="Arial" w:hAnsi="Arial" w:cs="Arial"/>
                <w:sz w:val="20"/>
                <w:szCs w:val="20"/>
              </w:rPr>
            </w:pPr>
          </w:p>
        </w:tc>
      </w:tr>
      <w:tr w:rsidR="008842EE" w:rsidRPr="00B2009B" w14:paraId="22B58592" w14:textId="77777777" w:rsidTr="008842EE">
        <w:trPr>
          <w:trHeight w:val="434"/>
        </w:trPr>
        <w:tc>
          <w:tcPr>
            <w:tcW w:w="580" w:type="dxa"/>
          </w:tcPr>
          <w:p w14:paraId="7E65A37C" w14:textId="77777777" w:rsidR="008842EE" w:rsidRPr="00B2009B" w:rsidRDefault="008842EE" w:rsidP="00B2009B">
            <w:pPr>
              <w:pStyle w:val="BodyText"/>
              <w:numPr>
                <w:ilvl w:val="0"/>
                <w:numId w:val="65"/>
              </w:numPr>
              <w:spacing w:after="0" w:line="260" w:lineRule="atLeast"/>
              <w:jc w:val="both"/>
              <w:rPr>
                <w:rFonts w:ascii="Arial" w:hAnsi="Arial" w:cs="Arial"/>
                <w:sz w:val="20"/>
                <w:szCs w:val="20"/>
              </w:rPr>
            </w:pPr>
          </w:p>
        </w:tc>
        <w:tc>
          <w:tcPr>
            <w:tcW w:w="1227" w:type="dxa"/>
          </w:tcPr>
          <w:p w14:paraId="1C3DB70C" w14:textId="77777777" w:rsidR="008842EE" w:rsidRPr="00B2009B" w:rsidRDefault="008842EE" w:rsidP="00B2009B">
            <w:pPr>
              <w:pStyle w:val="BodyText"/>
              <w:spacing w:after="0"/>
              <w:rPr>
                <w:rFonts w:ascii="Arial" w:hAnsi="Arial" w:cs="Arial"/>
                <w:sz w:val="20"/>
                <w:szCs w:val="20"/>
              </w:rPr>
            </w:pPr>
          </w:p>
        </w:tc>
        <w:tc>
          <w:tcPr>
            <w:tcW w:w="1373" w:type="dxa"/>
          </w:tcPr>
          <w:p w14:paraId="06A40986" w14:textId="77777777" w:rsidR="008842EE" w:rsidRPr="00B2009B" w:rsidRDefault="008842EE" w:rsidP="00B2009B">
            <w:pPr>
              <w:pStyle w:val="BodyText"/>
              <w:spacing w:after="0"/>
              <w:rPr>
                <w:rFonts w:ascii="Arial" w:hAnsi="Arial" w:cs="Arial"/>
                <w:sz w:val="20"/>
                <w:szCs w:val="20"/>
              </w:rPr>
            </w:pPr>
          </w:p>
        </w:tc>
        <w:tc>
          <w:tcPr>
            <w:tcW w:w="1333" w:type="dxa"/>
          </w:tcPr>
          <w:p w14:paraId="5E0E1C11" w14:textId="77777777" w:rsidR="008842EE" w:rsidRPr="00B2009B" w:rsidRDefault="008842EE" w:rsidP="00B2009B">
            <w:pPr>
              <w:pStyle w:val="BodyText"/>
              <w:spacing w:after="0"/>
              <w:rPr>
                <w:rFonts w:ascii="Arial" w:hAnsi="Arial" w:cs="Arial"/>
                <w:sz w:val="20"/>
                <w:szCs w:val="20"/>
              </w:rPr>
            </w:pPr>
          </w:p>
        </w:tc>
        <w:tc>
          <w:tcPr>
            <w:tcW w:w="973" w:type="dxa"/>
          </w:tcPr>
          <w:p w14:paraId="5E578F77" w14:textId="77777777" w:rsidR="008842EE" w:rsidRPr="00B2009B" w:rsidRDefault="008842EE" w:rsidP="00B2009B">
            <w:pPr>
              <w:pStyle w:val="BodyText"/>
              <w:spacing w:after="0"/>
              <w:rPr>
                <w:rFonts w:ascii="Arial" w:hAnsi="Arial" w:cs="Arial"/>
                <w:sz w:val="20"/>
                <w:szCs w:val="20"/>
              </w:rPr>
            </w:pPr>
          </w:p>
        </w:tc>
        <w:tc>
          <w:tcPr>
            <w:tcW w:w="1053" w:type="dxa"/>
          </w:tcPr>
          <w:p w14:paraId="6027B985" w14:textId="77777777" w:rsidR="008842EE" w:rsidRPr="00B2009B" w:rsidRDefault="008842EE" w:rsidP="00B2009B">
            <w:pPr>
              <w:pStyle w:val="BodyText"/>
              <w:spacing w:after="0"/>
              <w:rPr>
                <w:rFonts w:ascii="Arial" w:hAnsi="Arial" w:cs="Arial"/>
                <w:sz w:val="20"/>
                <w:szCs w:val="20"/>
              </w:rPr>
            </w:pPr>
          </w:p>
        </w:tc>
        <w:tc>
          <w:tcPr>
            <w:tcW w:w="987" w:type="dxa"/>
          </w:tcPr>
          <w:p w14:paraId="6F0515BB" w14:textId="77777777" w:rsidR="008842EE" w:rsidRPr="00B2009B" w:rsidRDefault="008842EE" w:rsidP="00B2009B">
            <w:pPr>
              <w:pStyle w:val="BodyText"/>
              <w:spacing w:after="0"/>
              <w:rPr>
                <w:rFonts w:ascii="Arial" w:hAnsi="Arial" w:cs="Arial"/>
                <w:sz w:val="20"/>
                <w:szCs w:val="20"/>
              </w:rPr>
            </w:pPr>
          </w:p>
        </w:tc>
        <w:tc>
          <w:tcPr>
            <w:tcW w:w="1227" w:type="dxa"/>
          </w:tcPr>
          <w:p w14:paraId="311F8EC9" w14:textId="77777777" w:rsidR="008842EE" w:rsidRPr="00B2009B" w:rsidRDefault="008842EE" w:rsidP="00B2009B">
            <w:pPr>
              <w:pStyle w:val="BodyText"/>
              <w:spacing w:after="0"/>
              <w:rPr>
                <w:rFonts w:ascii="Arial" w:hAnsi="Arial" w:cs="Arial"/>
                <w:sz w:val="20"/>
                <w:szCs w:val="20"/>
              </w:rPr>
            </w:pPr>
          </w:p>
        </w:tc>
      </w:tr>
      <w:tr w:rsidR="008842EE" w:rsidRPr="00B2009B" w14:paraId="5394AB25" w14:textId="77777777" w:rsidTr="008842EE">
        <w:trPr>
          <w:trHeight w:val="434"/>
        </w:trPr>
        <w:tc>
          <w:tcPr>
            <w:tcW w:w="580" w:type="dxa"/>
          </w:tcPr>
          <w:p w14:paraId="28D1EFA2" w14:textId="77777777" w:rsidR="008842EE" w:rsidRPr="00B2009B" w:rsidRDefault="008842EE" w:rsidP="00B2009B">
            <w:pPr>
              <w:pStyle w:val="BodyText"/>
              <w:numPr>
                <w:ilvl w:val="0"/>
                <w:numId w:val="65"/>
              </w:numPr>
              <w:spacing w:after="0" w:line="260" w:lineRule="atLeast"/>
              <w:jc w:val="both"/>
              <w:rPr>
                <w:rFonts w:ascii="Arial" w:hAnsi="Arial" w:cs="Arial"/>
                <w:sz w:val="20"/>
                <w:szCs w:val="20"/>
              </w:rPr>
            </w:pPr>
          </w:p>
        </w:tc>
        <w:tc>
          <w:tcPr>
            <w:tcW w:w="1227" w:type="dxa"/>
          </w:tcPr>
          <w:p w14:paraId="18E2D92B" w14:textId="77777777" w:rsidR="008842EE" w:rsidRPr="00B2009B" w:rsidRDefault="008842EE" w:rsidP="00B2009B">
            <w:pPr>
              <w:pStyle w:val="BodyText"/>
              <w:spacing w:after="0"/>
              <w:rPr>
                <w:rFonts w:ascii="Arial" w:hAnsi="Arial" w:cs="Arial"/>
                <w:sz w:val="20"/>
                <w:szCs w:val="20"/>
              </w:rPr>
            </w:pPr>
          </w:p>
        </w:tc>
        <w:tc>
          <w:tcPr>
            <w:tcW w:w="1373" w:type="dxa"/>
          </w:tcPr>
          <w:p w14:paraId="51B20CC1" w14:textId="77777777" w:rsidR="008842EE" w:rsidRPr="00B2009B" w:rsidRDefault="008842EE" w:rsidP="00B2009B">
            <w:pPr>
              <w:pStyle w:val="BodyText"/>
              <w:spacing w:after="0"/>
              <w:rPr>
                <w:rFonts w:ascii="Arial" w:hAnsi="Arial" w:cs="Arial"/>
                <w:sz w:val="20"/>
                <w:szCs w:val="20"/>
              </w:rPr>
            </w:pPr>
          </w:p>
        </w:tc>
        <w:tc>
          <w:tcPr>
            <w:tcW w:w="1333" w:type="dxa"/>
          </w:tcPr>
          <w:p w14:paraId="36A0228D" w14:textId="77777777" w:rsidR="008842EE" w:rsidRPr="00B2009B" w:rsidRDefault="008842EE" w:rsidP="00B2009B">
            <w:pPr>
              <w:pStyle w:val="BodyText"/>
              <w:spacing w:after="0"/>
              <w:rPr>
                <w:rFonts w:ascii="Arial" w:hAnsi="Arial" w:cs="Arial"/>
                <w:sz w:val="20"/>
                <w:szCs w:val="20"/>
              </w:rPr>
            </w:pPr>
          </w:p>
        </w:tc>
        <w:tc>
          <w:tcPr>
            <w:tcW w:w="973" w:type="dxa"/>
          </w:tcPr>
          <w:p w14:paraId="385A5E47" w14:textId="77777777" w:rsidR="008842EE" w:rsidRPr="00B2009B" w:rsidRDefault="008842EE" w:rsidP="00B2009B">
            <w:pPr>
              <w:pStyle w:val="BodyText"/>
              <w:spacing w:after="0"/>
              <w:rPr>
                <w:rFonts w:ascii="Arial" w:hAnsi="Arial" w:cs="Arial"/>
                <w:sz w:val="20"/>
                <w:szCs w:val="20"/>
              </w:rPr>
            </w:pPr>
          </w:p>
        </w:tc>
        <w:tc>
          <w:tcPr>
            <w:tcW w:w="1053" w:type="dxa"/>
          </w:tcPr>
          <w:p w14:paraId="7DDFA893" w14:textId="77777777" w:rsidR="008842EE" w:rsidRPr="00B2009B" w:rsidRDefault="008842EE" w:rsidP="00B2009B">
            <w:pPr>
              <w:pStyle w:val="BodyText"/>
              <w:spacing w:after="0"/>
              <w:rPr>
                <w:rFonts w:ascii="Arial" w:hAnsi="Arial" w:cs="Arial"/>
                <w:sz w:val="20"/>
                <w:szCs w:val="20"/>
              </w:rPr>
            </w:pPr>
          </w:p>
        </w:tc>
        <w:tc>
          <w:tcPr>
            <w:tcW w:w="987" w:type="dxa"/>
          </w:tcPr>
          <w:p w14:paraId="085306FE" w14:textId="77777777" w:rsidR="008842EE" w:rsidRPr="00B2009B" w:rsidRDefault="008842EE" w:rsidP="00B2009B">
            <w:pPr>
              <w:pStyle w:val="BodyText"/>
              <w:spacing w:after="0"/>
              <w:rPr>
                <w:rFonts w:ascii="Arial" w:hAnsi="Arial" w:cs="Arial"/>
                <w:sz w:val="20"/>
                <w:szCs w:val="20"/>
              </w:rPr>
            </w:pPr>
          </w:p>
        </w:tc>
        <w:tc>
          <w:tcPr>
            <w:tcW w:w="1227" w:type="dxa"/>
          </w:tcPr>
          <w:p w14:paraId="743FEDDA" w14:textId="77777777" w:rsidR="008842EE" w:rsidRPr="00B2009B" w:rsidRDefault="008842EE" w:rsidP="00B2009B">
            <w:pPr>
              <w:pStyle w:val="BodyText"/>
              <w:spacing w:after="0"/>
              <w:rPr>
                <w:rFonts w:ascii="Arial" w:hAnsi="Arial" w:cs="Arial"/>
                <w:sz w:val="20"/>
                <w:szCs w:val="20"/>
              </w:rPr>
            </w:pPr>
          </w:p>
        </w:tc>
      </w:tr>
    </w:tbl>
    <w:p w14:paraId="1CA02714" w14:textId="77777777" w:rsidR="00FD7E1A" w:rsidRPr="00B2009B" w:rsidRDefault="00FD7E1A" w:rsidP="00B2009B">
      <w:pPr>
        <w:spacing w:after="0"/>
        <w:rPr>
          <w:rFonts w:ascii="Arial" w:hAnsi="Arial" w:cs="Arial"/>
          <w:kern w:val="0"/>
          <w:sz w:val="20"/>
          <w:szCs w:val="20"/>
          <w:lang w:val="en-GB"/>
        </w:rPr>
      </w:pPr>
    </w:p>
    <w:p w14:paraId="4D3E2753" w14:textId="77777777" w:rsidR="00204520" w:rsidRPr="00B2009B" w:rsidRDefault="00204520" w:rsidP="00B2009B">
      <w:pPr>
        <w:spacing w:after="0"/>
        <w:rPr>
          <w:rFonts w:ascii="Arial" w:hAnsi="Arial" w:cs="Arial"/>
          <w:kern w:val="0"/>
          <w:sz w:val="20"/>
          <w:szCs w:val="20"/>
          <w:lang w:val="en-GB"/>
        </w:rPr>
      </w:pPr>
    </w:p>
    <w:sectPr w:rsidR="00204520" w:rsidRPr="00B2009B">
      <w:headerReference w:type="even" r:id="rId14"/>
      <w:headerReference w:type="default" r:id="rId15"/>
      <w:footerReference w:type="even" r:id="rId16"/>
      <w:footerReference w:type="default" r:id="rId17"/>
      <w:headerReference w:type="first" r:id="rId18"/>
      <w:footerReference w:type="first" r:id="rId19"/>
      <w:pgSz w:w="11906" w:h="16838"/>
      <w:pgMar w:top="1134" w:right="850" w:bottom="1134"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aria Isabel D. Artajo" w:date="2025-11-25T18:58:00Z" w:initials="MA">
    <w:p w14:paraId="071A85D5" w14:textId="77777777" w:rsidR="00CB7BB4" w:rsidRDefault="00CB7BB4" w:rsidP="00CB7BB4">
      <w:r>
        <w:rPr>
          <w:rStyle w:val="CommentReference"/>
        </w:rPr>
        <w:annotationRef/>
      </w:r>
      <w:r>
        <w:rPr>
          <w:sz w:val="20"/>
          <w:szCs w:val="20"/>
        </w:rPr>
        <w:t xml:space="preserve">KEGOC to please indicate construction timeline for OHTLs and substations. </w:t>
      </w:r>
    </w:p>
  </w:comment>
  <w:comment w:id="4" w:author="Maria Isabel D. Artajo" w:date="2025-11-25T18:35:00Z" w:initials="MA">
    <w:p w14:paraId="21164927" w14:textId="77777777" w:rsidR="00CD48D7" w:rsidRDefault="00C46D4A" w:rsidP="00CD48D7">
      <w:r>
        <w:rPr>
          <w:rStyle w:val="CommentReference"/>
        </w:rPr>
        <w:annotationRef/>
      </w:r>
      <w:r w:rsidR="00CD48D7">
        <w:rPr>
          <w:sz w:val="20"/>
          <w:szCs w:val="20"/>
        </w:rPr>
        <w:t>KEGOC to please specify all relevant national and local laws and regulations.</w:t>
      </w:r>
    </w:p>
  </w:comment>
  <w:comment w:id="5" w:author="Maria Isabel D. Artajo" w:date="2025-12-09T18:59:00Z" w:initials="MA">
    <w:p w14:paraId="7FDD9FAC" w14:textId="77777777" w:rsidR="00FE42E5" w:rsidRDefault="00FE42E5" w:rsidP="00FE42E5">
      <w:r>
        <w:rPr>
          <w:rStyle w:val="CommentReference"/>
        </w:rPr>
        <w:annotationRef/>
      </w:r>
      <w:r>
        <w:rPr>
          <w:sz w:val="20"/>
          <w:szCs w:val="20"/>
        </w:rPr>
        <w:t>I think these are included in the main ESMP KEGOC shared on 5 Dec 2025.</w:t>
      </w:r>
    </w:p>
  </w:comment>
  <w:comment w:id="11" w:author="Maria Isabel D. Artajo" w:date="2025-12-03T22:58:00Z" w:initials="MA">
    <w:p w14:paraId="11E4EC24" w14:textId="77777777" w:rsidR="00783E19" w:rsidRDefault="00783E19" w:rsidP="00783E19">
      <w:r>
        <w:rPr>
          <w:rStyle w:val="CommentReference"/>
        </w:rPr>
        <w:annotationRef/>
      </w:r>
      <w:r>
        <w:rPr>
          <w:sz w:val="20"/>
          <w:szCs w:val="20"/>
        </w:rPr>
        <w:t>KEGOC? EPC? Or both?</w:t>
      </w:r>
    </w:p>
  </w:comment>
  <w:comment w:id="27" w:author="Maria Isabel D. Artajo" w:date="2025-12-09T19:06:00Z" w:initials="MA">
    <w:p w14:paraId="2DD77C02" w14:textId="77777777" w:rsidR="008343CC" w:rsidRDefault="008343CC" w:rsidP="008343CC">
      <w:r>
        <w:rPr>
          <w:rStyle w:val="CommentReference"/>
        </w:rPr>
        <w:annotationRef/>
      </w:r>
      <w:r>
        <w:rPr>
          <w:sz w:val="20"/>
          <w:szCs w:val="20"/>
        </w:rPr>
        <w:t>To follow.</w:t>
      </w:r>
    </w:p>
  </w:comment>
  <w:comment w:id="31" w:author="Maria Isabel D. Artajo" w:date="2025-12-09T19:06:00Z" w:initials="MA">
    <w:p w14:paraId="5D7BD21F" w14:textId="77777777" w:rsidR="008343CC" w:rsidRDefault="008343CC" w:rsidP="008343CC">
      <w:r>
        <w:rPr>
          <w:rStyle w:val="CommentReference"/>
        </w:rPr>
        <w:annotationRef/>
      </w:r>
      <w:r>
        <w:rPr>
          <w:sz w:val="20"/>
          <w:szCs w:val="20"/>
        </w:rPr>
        <w:t xml:space="preserve">Please indicate assigned staff.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1A85D5" w15:done="0"/>
  <w15:commentEx w15:paraId="21164927" w15:done="0"/>
  <w15:commentEx w15:paraId="7FDD9FAC" w15:paraIdParent="21164927" w15:done="0"/>
  <w15:commentEx w15:paraId="11E4EC24" w15:done="0"/>
  <w15:commentEx w15:paraId="2DD77C02" w15:done="0"/>
  <w15:commentEx w15:paraId="5D7BD2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E6A3F79" w16cex:dateUtc="2025-11-25T07:58:00Z"/>
  <w16cex:commentExtensible w16cex:durableId="36880E47" w16cex:dateUtc="2025-11-25T07:35:00Z"/>
  <w16cex:commentExtensible w16cex:durableId="3830DB22" w16cex:dateUtc="2025-12-09T10:59:00Z"/>
  <w16cex:commentExtensible w16cex:durableId="2F8ACA54" w16cex:dateUtc="2025-12-03T14:58:00Z"/>
  <w16cex:commentExtensible w16cex:durableId="65A43013" w16cex:dateUtc="2025-12-09T11:06:00Z"/>
  <w16cex:commentExtensible w16cex:durableId="434BD061" w16cex:dateUtc="2025-12-09T11: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1A85D5" w16cid:durableId="1E6A3F79"/>
  <w16cid:commentId w16cid:paraId="21164927" w16cid:durableId="36880E47"/>
  <w16cid:commentId w16cid:paraId="7FDD9FAC" w16cid:durableId="3830DB22"/>
  <w16cid:commentId w16cid:paraId="11E4EC24" w16cid:durableId="2F8ACA54"/>
  <w16cid:commentId w16cid:paraId="2DD77C02" w16cid:durableId="65A43013"/>
  <w16cid:commentId w16cid:paraId="5D7BD21F" w16cid:durableId="434BD0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32C6D" w14:textId="77777777" w:rsidR="009F2059" w:rsidRDefault="009F2059" w:rsidP="00603C69">
      <w:pPr>
        <w:spacing w:after="0" w:line="240" w:lineRule="auto"/>
      </w:pPr>
      <w:r>
        <w:separator/>
      </w:r>
    </w:p>
  </w:endnote>
  <w:endnote w:type="continuationSeparator" w:id="0">
    <w:p w14:paraId="4834FD3D" w14:textId="77777777" w:rsidR="009F2059" w:rsidRDefault="009F2059" w:rsidP="00603C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ITC Franklin Gothic Std Book">
    <w:altName w:val="Calibri"/>
    <w:panose1 w:val="020B0604020202020204"/>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B9A1B" w14:textId="71393335" w:rsidR="00603C69" w:rsidRDefault="009C23A7">
    <w:pPr>
      <w:pStyle w:val="Footer"/>
    </w:pPr>
    <w:r>
      <w:rPr>
        <w:noProof/>
      </w:rPr>
      <mc:AlternateContent>
        <mc:Choice Requires="wps">
          <w:drawing>
            <wp:anchor distT="0" distB="0" distL="0" distR="0" simplePos="0" relativeHeight="251658241" behindDoc="0" locked="0" layoutInCell="1" allowOverlap="1" wp14:anchorId="3A6E741C" wp14:editId="4A15F3FD">
              <wp:simplePos x="635" y="635"/>
              <wp:positionH relativeFrom="page">
                <wp:align>center</wp:align>
              </wp:positionH>
              <wp:positionV relativeFrom="page">
                <wp:align>bottom</wp:align>
              </wp:positionV>
              <wp:extent cx="5934075" cy="333375"/>
              <wp:effectExtent l="0" t="0" r="9525" b="0"/>
              <wp:wrapNone/>
              <wp:docPr id="2124517343" name="Text Box 2"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34075" cy="333375"/>
                      </a:xfrm>
                      <a:prstGeom prst="rect">
                        <a:avLst/>
                      </a:prstGeom>
                      <a:noFill/>
                      <a:ln>
                        <a:noFill/>
                      </a:ln>
                    </wps:spPr>
                    <wps:txbx>
                      <w:txbxContent>
                        <w:p w14:paraId="3BDC3C04" w14:textId="0AF73E19" w:rsidR="009C23A7" w:rsidRPr="009C23A7" w:rsidRDefault="009C23A7" w:rsidP="009C23A7">
                          <w:pPr>
                            <w:spacing w:after="0"/>
                            <w:rPr>
                              <w:rFonts w:ascii="Aptos" w:eastAsia="Aptos" w:hAnsi="Aptos" w:cs="Aptos"/>
                              <w:noProof/>
                              <w:color w:val="000000"/>
                              <w:sz w:val="16"/>
                              <w:szCs w:val="16"/>
                            </w:rPr>
                          </w:pPr>
                          <w:r w:rsidRPr="009C23A7">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A6E741C" id="_x0000_t202" coordsize="21600,21600" o:spt="202" path="m,l,21600r21600,l21600,xe">
              <v:stroke joinstyle="miter"/>
              <v:path gradientshapeok="t" o:connecttype="rect"/>
            </v:shapetype>
            <v:shape id="Text Box 2" o:spid="_x0000_s1037" type="#_x0000_t202" alt="INTERNAL. This information is accessible to ADB Management and Staff. It may be shared outside ADB with appropriate permission." style="position:absolute;margin-left:0;margin-top:0;width:467.25pt;height:26.25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" filled="f" stroked="f">
              <v:textbox style="mso-fit-shape-to-text:t" inset="0,0,0,15pt">
                <w:txbxContent>
                  <w:p w14:paraId="3BDC3C04" w14:textId="0AF73E19" w:rsidR="009C23A7" w:rsidRPr="009C23A7" w:rsidRDefault="009C23A7" w:rsidP="009C23A7">
                    <w:pPr>
                      <w:spacing w:after="0"/>
                      <w:rPr>
                        <w:rFonts w:ascii="Aptos" w:eastAsia="Aptos" w:hAnsi="Aptos" w:cs="Aptos"/>
                        <w:noProof/>
                        <w:color w:val="000000"/>
                        <w:sz w:val="16"/>
                        <w:szCs w:val="16"/>
                      </w:rPr>
                    </w:pPr>
                    <w:r w:rsidRPr="009C23A7">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BC5CA" w14:textId="30800CD2" w:rsidR="00603C69" w:rsidRDefault="009C23A7">
    <w:pPr>
      <w:pStyle w:val="Footer"/>
    </w:pPr>
    <w:r>
      <w:rPr>
        <w:noProof/>
      </w:rPr>
      <mc:AlternateContent>
        <mc:Choice Requires="wps">
          <w:drawing>
            <wp:anchor distT="0" distB="0" distL="0" distR="0" simplePos="0" relativeHeight="251658242" behindDoc="0" locked="0" layoutInCell="1" allowOverlap="1" wp14:anchorId="3B78B206" wp14:editId="7C28FCB0">
              <wp:simplePos x="635" y="635"/>
              <wp:positionH relativeFrom="page">
                <wp:align>center</wp:align>
              </wp:positionH>
              <wp:positionV relativeFrom="page">
                <wp:align>bottom</wp:align>
              </wp:positionV>
              <wp:extent cx="5934075" cy="333375"/>
              <wp:effectExtent l="0" t="0" r="9525" b="0"/>
              <wp:wrapNone/>
              <wp:docPr id="2145334358" name="Text Box 3"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34075" cy="333375"/>
                      </a:xfrm>
                      <a:prstGeom prst="rect">
                        <a:avLst/>
                      </a:prstGeom>
                      <a:noFill/>
                      <a:ln>
                        <a:noFill/>
                      </a:ln>
                    </wps:spPr>
                    <wps:txbx>
                      <w:txbxContent>
                        <w:p w14:paraId="0445B4CB" w14:textId="01357DD5" w:rsidR="009C23A7" w:rsidRPr="009C23A7" w:rsidRDefault="009C23A7" w:rsidP="009C23A7">
                          <w:pPr>
                            <w:spacing w:after="0"/>
                            <w:rPr>
                              <w:rFonts w:ascii="Aptos" w:eastAsia="Aptos" w:hAnsi="Aptos" w:cs="Aptos"/>
                              <w:noProof/>
                              <w:color w:val="000000"/>
                              <w:sz w:val="16"/>
                              <w:szCs w:val="16"/>
                            </w:rPr>
                          </w:pPr>
                          <w:r w:rsidRPr="009C23A7">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B78B206" id="_x0000_t202" coordsize="21600,21600" o:spt="202" path="m,l,21600r21600,l21600,xe">
              <v:stroke joinstyle="miter"/>
              <v:path gradientshapeok="t" o:connecttype="rect"/>
            </v:shapetype>
            <v:shape id="Text Box 3" o:spid="_x0000_s1038" type="#_x0000_t202" alt="INTERNAL. This information is accessible to ADB Management and Staff. It may be shared outside ADB with appropriate permission." style="position:absolute;margin-left:0;margin-top:0;width:467.25pt;height:26.25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" filled="f" stroked="f">
              <v:textbox style="mso-fit-shape-to-text:t" inset="0,0,0,15pt">
                <w:txbxContent>
                  <w:p w14:paraId="0445B4CB" w14:textId="01357DD5" w:rsidR="009C23A7" w:rsidRPr="009C23A7" w:rsidRDefault="009C23A7" w:rsidP="009C23A7">
                    <w:pPr>
                      <w:spacing w:after="0"/>
                      <w:rPr>
                        <w:rFonts w:ascii="Aptos" w:eastAsia="Aptos" w:hAnsi="Aptos" w:cs="Aptos"/>
                        <w:noProof/>
                        <w:color w:val="000000"/>
                        <w:sz w:val="16"/>
                        <w:szCs w:val="16"/>
                      </w:rPr>
                    </w:pPr>
                    <w:r w:rsidRPr="009C23A7">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89235" w14:textId="7D44BC5B" w:rsidR="00603C69" w:rsidRDefault="009C23A7">
    <w:pPr>
      <w:pStyle w:val="Footer"/>
    </w:pPr>
    <w:r>
      <w:rPr>
        <w:noProof/>
      </w:rPr>
      <mc:AlternateContent>
        <mc:Choice Requires="wps">
          <w:drawing>
            <wp:anchor distT="0" distB="0" distL="0" distR="0" simplePos="0" relativeHeight="251658240" behindDoc="0" locked="0" layoutInCell="1" allowOverlap="1" wp14:anchorId="50FAEE49" wp14:editId="1FFAF2FD">
              <wp:simplePos x="635" y="635"/>
              <wp:positionH relativeFrom="page">
                <wp:align>center</wp:align>
              </wp:positionH>
              <wp:positionV relativeFrom="page">
                <wp:align>bottom</wp:align>
              </wp:positionV>
              <wp:extent cx="5934075" cy="333375"/>
              <wp:effectExtent l="0" t="0" r="9525" b="0"/>
              <wp:wrapNone/>
              <wp:docPr id="1936852507" name="Text Box 1" descr="INTERNAL. This information is accessible to ADB Management and Staff. It may be shared outside ADB with appropriate permiss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934075" cy="333375"/>
                      </a:xfrm>
                      <a:prstGeom prst="rect">
                        <a:avLst/>
                      </a:prstGeom>
                      <a:noFill/>
                      <a:ln>
                        <a:noFill/>
                      </a:ln>
                    </wps:spPr>
                    <wps:txbx>
                      <w:txbxContent>
                        <w:p w14:paraId="7FE6010D" w14:textId="35C34A02" w:rsidR="009C23A7" w:rsidRPr="009C23A7" w:rsidRDefault="009C23A7" w:rsidP="009C23A7">
                          <w:pPr>
                            <w:spacing w:after="0"/>
                            <w:rPr>
                              <w:rFonts w:ascii="Aptos" w:eastAsia="Aptos" w:hAnsi="Aptos" w:cs="Aptos"/>
                              <w:noProof/>
                              <w:color w:val="000000"/>
                              <w:sz w:val="16"/>
                              <w:szCs w:val="16"/>
                            </w:rPr>
                          </w:pPr>
                          <w:r w:rsidRPr="009C23A7">
                            <w:rPr>
                              <w:rFonts w:ascii="Aptos" w:eastAsia="Aptos" w:hAnsi="Aptos" w:cs="Aptos"/>
                              <w:noProof/>
                              <w:color w:val="000000"/>
                              <w:sz w:val="16"/>
                              <w:szCs w:val="16"/>
                            </w:rPr>
                            <w:t>INTERNAL. This information is accessible to ADB Management and Staff. It may be shared outside ADB with appropriate permission.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0FAEE49" id="_x0000_t202" coordsize="21600,21600" o:spt="202" path="m,l,21600r21600,l21600,xe">
              <v:stroke joinstyle="miter"/>
              <v:path gradientshapeok="t" o:connecttype="rect"/>
            </v:shapetype>
            <v:shape id="_x0000_s1039" type="#_x0000_t202" alt="INTERNAL. This information is accessible to ADB Management and Staff. It may be shared outside ADB with appropriate permission." style="position:absolute;margin-left:0;margin-top:0;width:467.25pt;height:26.2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" filled="f" stroked="f">
              <v:textbox style="mso-fit-shape-to-text:t" inset="0,0,0,15pt">
                <w:txbxContent>
                  <w:p w14:paraId="7FE6010D" w14:textId="35C34A02" w:rsidR="009C23A7" w:rsidRPr="009C23A7" w:rsidRDefault="009C23A7" w:rsidP="009C23A7">
                    <w:pPr>
                      <w:spacing w:after="0"/>
                      <w:rPr>
                        <w:rFonts w:ascii="Aptos" w:eastAsia="Aptos" w:hAnsi="Aptos" w:cs="Aptos"/>
                        <w:noProof/>
                        <w:color w:val="000000"/>
                        <w:sz w:val="16"/>
                        <w:szCs w:val="16"/>
                      </w:rPr>
                    </w:pPr>
                    <w:r w:rsidRPr="009C23A7">
                      <w:rPr>
                        <w:rFonts w:ascii="Aptos" w:eastAsia="Aptos" w:hAnsi="Aptos" w:cs="Aptos"/>
                        <w:noProof/>
                        <w:color w:val="000000"/>
                        <w:sz w:val="16"/>
                        <w:szCs w:val="16"/>
                      </w:rPr>
                      <w:t>INTERNAL. This information is accessible to ADB Management and Staff. It may be shared outside ADB with appropriate permission.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C4A06" w14:textId="77777777" w:rsidR="009F2059" w:rsidRDefault="009F2059" w:rsidP="00603C69">
      <w:pPr>
        <w:spacing w:after="0" w:line="240" w:lineRule="auto"/>
      </w:pPr>
      <w:r>
        <w:separator/>
      </w:r>
    </w:p>
  </w:footnote>
  <w:footnote w:type="continuationSeparator" w:id="0">
    <w:p w14:paraId="6589EAEA" w14:textId="77777777" w:rsidR="009F2059" w:rsidRDefault="009F2059" w:rsidP="00603C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68F5B" w14:textId="77777777" w:rsidR="00603C69" w:rsidRDefault="00603C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BA6B" w14:textId="77777777" w:rsidR="00603C69" w:rsidRDefault="00603C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0F48" w14:textId="77777777" w:rsidR="00603C69" w:rsidRDefault="00603C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7312"/>
    <w:multiLevelType w:val="multilevel"/>
    <w:tmpl w:val="89D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3780"/>
    <w:multiLevelType w:val="multilevel"/>
    <w:tmpl w:val="EC68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6B6B"/>
    <w:multiLevelType w:val="hybridMultilevel"/>
    <w:tmpl w:val="68808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E54F5A"/>
    <w:multiLevelType w:val="multilevel"/>
    <w:tmpl w:val="1054E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21E43"/>
    <w:multiLevelType w:val="multilevel"/>
    <w:tmpl w:val="B09AAEB0"/>
    <w:lvl w:ilvl="0">
      <w:start w:val="1"/>
      <w:numFmt w:val="bullet"/>
      <w:lvlText w:val="■"/>
      <w:lvlJc w:val="left"/>
      <w:pPr>
        <w:ind w:left="230" w:hanging="230"/>
      </w:pPr>
      <w:rPr>
        <w:rFonts w:ascii="Arial" w:hAnsi="Arial" w:hint="default"/>
        <w:color w:val="0E2841" w:themeColor="text2"/>
        <w:sz w:val="20"/>
      </w:rPr>
    </w:lvl>
    <w:lvl w:ilvl="1">
      <w:start w:val="1"/>
      <w:numFmt w:val="bullet"/>
      <w:lvlText w:val="-"/>
      <w:lvlJc w:val="left"/>
      <w:pPr>
        <w:ind w:left="460" w:hanging="230"/>
      </w:pPr>
      <w:rPr>
        <w:rFonts w:ascii="Arial" w:hAnsi="Arial" w:hint="default"/>
      </w:rPr>
    </w:lvl>
    <w:lvl w:ilvl="2">
      <w:start w:val="1"/>
      <w:numFmt w:val="bullet"/>
      <w:lvlText w:val=""/>
      <w:lvlJc w:val="left"/>
      <w:pPr>
        <w:ind w:left="690" w:hanging="230"/>
      </w:pPr>
      <w:rPr>
        <w:rFonts w:ascii="Wingdings" w:hAnsi="Wingdings" w:hint="default"/>
      </w:rPr>
    </w:lvl>
    <w:lvl w:ilvl="3">
      <w:start w:val="1"/>
      <w:numFmt w:val="bullet"/>
      <w:lvlText w:val=""/>
      <w:lvlJc w:val="left"/>
      <w:pPr>
        <w:ind w:left="920" w:hanging="230"/>
      </w:pPr>
      <w:rPr>
        <w:rFonts w:ascii="Symbol" w:hAnsi="Symbol" w:hint="default"/>
      </w:rPr>
    </w:lvl>
    <w:lvl w:ilvl="4">
      <w:start w:val="1"/>
      <w:numFmt w:val="bullet"/>
      <w:lvlText w:val="-"/>
      <w:lvlJc w:val="left"/>
      <w:pPr>
        <w:ind w:left="1150" w:hanging="230"/>
      </w:pPr>
      <w:rPr>
        <w:rFonts w:ascii="Arial" w:hAnsi="Arial" w:hint="default"/>
      </w:rPr>
    </w:lvl>
    <w:lvl w:ilvl="5">
      <w:start w:val="1"/>
      <w:numFmt w:val="bullet"/>
      <w:lvlText w:val=""/>
      <w:lvlJc w:val="left"/>
      <w:pPr>
        <w:ind w:left="1380" w:hanging="230"/>
      </w:pPr>
      <w:rPr>
        <w:rFonts w:ascii="Wingdings" w:hAnsi="Wingdings" w:hint="default"/>
      </w:rPr>
    </w:lvl>
    <w:lvl w:ilvl="6">
      <w:start w:val="1"/>
      <w:numFmt w:val="bullet"/>
      <w:lvlText w:val=""/>
      <w:lvlJc w:val="left"/>
      <w:pPr>
        <w:ind w:left="1610" w:hanging="230"/>
      </w:pPr>
      <w:rPr>
        <w:rFonts w:ascii="Symbol" w:hAnsi="Symbol" w:hint="default"/>
      </w:rPr>
    </w:lvl>
    <w:lvl w:ilvl="7">
      <w:start w:val="1"/>
      <w:numFmt w:val="bullet"/>
      <w:lvlText w:val="-"/>
      <w:lvlJc w:val="left"/>
      <w:pPr>
        <w:ind w:left="1840" w:hanging="230"/>
      </w:pPr>
      <w:rPr>
        <w:rFonts w:ascii="Arial" w:hAnsi="Arial" w:hint="default"/>
      </w:rPr>
    </w:lvl>
    <w:lvl w:ilvl="8">
      <w:start w:val="1"/>
      <w:numFmt w:val="bullet"/>
      <w:lvlText w:val=""/>
      <w:lvlJc w:val="left"/>
      <w:pPr>
        <w:ind w:left="2070" w:hanging="230"/>
      </w:pPr>
      <w:rPr>
        <w:rFonts w:ascii="Wingdings" w:hAnsi="Wingdings" w:hint="default"/>
      </w:rPr>
    </w:lvl>
  </w:abstractNum>
  <w:abstractNum w:abstractNumId="5" w15:restartNumberingAfterBreak="0">
    <w:nsid w:val="0A8416AB"/>
    <w:multiLevelType w:val="multilevel"/>
    <w:tmpl w:val="9CEE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8B459B"/>
    <w:multiLevelType w:val="multilevel"/>
    <w:tmpl w:val="050E2CF4"/>
    <w:lvl w:ilvl="0">
      <w:start w:val="14"/>
      <w:numFmt w:val="decimal"/>
      <w:lvlText w:val="%1"/>
      <w:lvlJc w:val="left"/>
      <w:pPr>
        <w:ind w:left="420" w:hanging="420"/>
      </w:pPr>
      <w:rPr>
        <w:rFonts w:hint="default"/>
      </w:rPr>
    </w:lvl>
    <w:lvl w:ilvl="1">
      <w:start w:val="2"/>
      <w:numFmt w:val="decimal"/>
      <w:lvlText w:val="%1.%2"/>
      <w:lvlJc w:val="left"/>
      <w:pPr>
        <w:ind w:left="846" w:hanging="4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7" w15:restartNumberingAfterBreak="0">
    <w:nsid w:val="125164BB"/>
    <w:multiLevelType w:val="hybridMultilevel"/>
    <w:tmpl w:val="107E30FC"/>
    <w:lvl w:ilvl="0" w:tplc="0B1438D2">
      <w:start w:val="1"/>
      <w:numFmt w:val="bullet"/>
      <w:lvlText w:val="■"/>
      <w:lvlJc w:val="left"/>
      <w:pPr>
        <w:ind w:left="720" w:hanging="360"/>
      </w:pPr>
      <w:rPr>
        <w:rFonts w:ascii="Arial" w:hAnsi="Arial" w:hint="default"/>
        <w:color w:val="0E2841" w:themeColor="text2"/>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3462E5"/>
    <w:multiLevelType w:val="hybridMultilevel"/>
    <w:tmpl w:val="57A847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8E73ED"/>
    <w:multiLevelType w:val="multilevel"/>
    <w:tmpl w:val="317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CF22B2"/>
    <w:multiLevelType w:val="multilevel"/>
    <w:tmpl w:val="638C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E3886"/>
    <w:multiLevelType w:val="multilevel"/>
    <w:tmpl w:val="316A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951A5A"/>
    <w:multiLevelType w:val="multilevel"/>
    <w:tmpl w:val="56E4B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07C1A"/>
    <w:multiLevelType w:val="multilevel"/>
    <w:tmpl w:val="48B48188"/>
    <w:styleLink w:val="ERMNumLIst"/>
    <w:lvl w:ilvl="0">
      <w:start w:val="1"/>
      <w:numFmt w:val="decimal"/>
      <w:lvlText w:val="%1."/>
      <w:lvlJc w:val="left"/>
      <w:pPr>
        <w:ind w:left="794" w:hanging="794"/>
      </w:pPr>
      <w:rPr>
        <w:rFonts w:hint="default"/>
      </w:rPr>
    </w:lvl>
    <w:lvl w:ilvl="1">
      <w:start w:val="1"/>
      <w:numFmt w:val="decimal"/>
      <w:lvlText w:val="%1.%2"/>
      <w:lvlJc w:val="left"/>
      <w:pPr>
        <w:ind w:left="794" w:hanging="794"/>
      </w:pPr>
      <w:rPr>
        <w:rFonts w:hint="default"/>
      </w:rPr>
    </w:lvl>
    <w:lvl w:ilvl="2">
      <w:start w:val="1"/>
      <w:numFmt w:val="decimal"/>
      <w:lvlText w:val="%1.%2.%3"/>
      <w:lvlJc w:val="left"/>
      <w:pPr>
        <w:ind w:left="794" w:hanging="794"/>
      </w:pPr>
      <w:rPr>
        <w:rFonts w:hint="default"/>
      </w:rPr>
    </w:lvl>
    <w:lvl w:ilvl="3">
      <w:start w:val="1"/>
      <w:numFmt w:val="decimal"/>
      <w:lvlText w:val="%1.%2.%3.%4"/>
      <w:lvlJc w:val="left"/>
      <w:pPr>
        <w:ind w:left="794" w:hanging="794"/>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decimal"/>
      <w:lvlText w:val="%7."/>
      <w:lvlJc w:val="left"/>
      <w:pPr>
        <w:ind w:left="397" w:hanging="397"/>
      </w:pPr>
      <w:rPr>
        <w:rFonts w:hint="default"/>
      </w:rPr>
    </w:lvl>
    <w:lvl w:ilvl="7">
      <w:start w:val="1"/>
      <w:numFmt w:val="lowerLetter"/>
      <w:lvlText w:val="%8."/>
      <w:lvlJc w:val="left"/>
      <w:pPr>
        <w:tabs>
          <w:tab w:val="num" w:pos="397"/>
        </w:tabs>
        <w:ind w:left="397" w:firstLine="0"/>
      </w:pPr>
      <w:rPr>
        <w:rFonts w:hint="default"/>
      </w:rPr>
    </w:lvl>
    <w:lvl w:ilvl="8">
      <w:start w:val="1"/>
      <w:numFmt w:val="lowerRoman"/>
      <w:lvlText w:val="%9."/>
      <w:lvlJc w:val="left"/>
      <w:pPr>
        <w:tabs>
          <w:tab w:val="num" w:pos="397"/>
        </w:tabs>
        <w:ind w:left="794" w:hanging="397"/>
      </w:pPr>
      <w:rPr>
        <w:rFonts w:hint="default"/>
      </w:rPr>
    </w:lvl>
  </w:abstractNum>
  <w:abstractNum w:abstractNumId="14" w15:restartNumberingAfterBreak="0">
    <w:nsid w:val="178B6417"/>
    <w:multiLevelType w:val="multilevel"/>
    <w:tmpl w:val="3AA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022735"/>
    <w:multiLevelType w:val="multilevel"/>
    <w:tmpl w:val="B6DC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2B3635"/>
    <w:multiLevelType w:val="multilevel"/>
    <w:tmpl w:val="A8F0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654C0"/>
    <w:multiLevelType w:val="multilevel"/>
    <w:tmpl w:val="1552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A3A35"/>
    <w:multiLevelType w:val="multilevel"/>
    <w:tmpl w:val="5F36F220"/>
    <w:styleLink w:val="ERMBulletList"/>
    <w:lvl w:ilvl="0">
      <w:start w:val="1"/>
      <w:numFmt w:val="bullet"/>
      <w:lvlText w:val=""/>
      <w:lvlJc w:val="left"/>
      <w:pPr>
        <w:ind w:left="397" w:hanging="397"/>
      </w:pPr>
      <w:rPr>
        <w:rFonts w:ascii="Wingdings" w:hAnsi="Wingdings" w:cs="Times New Roman" w:hint="default"/>
        <w:color w:val="0E2841" w:themeColor="text2"/>
        <w:sz w:val="16"/>
        <w:szCs w:val="16"/>
      </w:rPr>
    </w:lvl>
    <w:lvl w:ilvl="1">
      <w:start w:val="1"/>
      <w:numFmt w:val="bullet"/>
      <w:lvlText w:val="-"/>
      <w:lvlJc w:val="left"/>
      <w:pPr>
        <w:ind w:left="397" w:firstLine="0"/>
      </w:pPr>
      <w:rPr>
        <w:rFonts w:ascii="Arial" w:hAnsi="Arial" w:cs="Arial" w:hint="default"/>
      </w:rPr>
    </w:lvl>
    <w:lvl w:ilvl="2">
      <w:start w:val="1"/>
      <w:numFmt w:val="bullet"/>
      <w:lvlText w:val=""/>
      <w:lvlJc w:val="left"/>
      <w:pPr>
        <w:ind w:left="1191" w:hanging="397"/>
      </w:pPr>
      <w:rPr>
        <w:rFonts w:ascii="Wingdings" w:hAnsi="Wingdings" w:cs="Times New Roman" w:hint="default"/>
      </w:rPr>
    </w:lvl>
    <w:lvl w:ilvl="3">
      <w:start w:val="1"/>
      <w:numFmt w:val="bullet"/>
      <w:lvlText w:val="○"/>
      <w:lvlJc w:val="left"/>
      <w:pPr>
        <w:ind w:left="1588" w:hanging="397"/>
      </w:pPr>
      <w:rPr>
        <w:rFonts w:ascii="Arial" w:hAnsi="Arial" w:cs="Arial" w:hint="default"/>
      </w:rPr>
    </w:lvl>
    <w:lvl w:ilvl="4">
      <w:start w:val="1"/>
      <w:numFmt w:val="none"/>
      <w:lvlText w:val=""/>
      <w:lvlJc w:val="left"/>
      <w:pPr>
        <w:tabs>
          <w:tab w:val="num" w:pos="397"/>
        </w:tabs>
        <w:ind w:left="1588" w:hanging="1191"/>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19" w15:restartNumberingAfterBreak="0">
    <w:nsid w:val="1AF31F62"/>
    <w:multiLevelType w:val="multilevel"/>
    <w:tmpl w:val="661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153608"/>
    <w:multiLevelType w:val="multilevel"/>
    <w:tmpl w:val="3DFC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73618D"/>
    <w:multiLevelType w:val="hybridMultilevel"/>
    <w:tmpl w:val="4BBCE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F02678"/>
    <w:multiLevelType w:val="multilevel"/>
    <w:tmpl w:val="1A7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F10718"/>
    <w:multiLevelType w:val="multilevel"/>
    <w:tmpl w:val="8486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F82298"/>
    <w:multiLevelType w:val="hybridMultilevel"/>
    <w:tmpl w:val="97DA0E50"/>
    <w:lvl w:ilvl="0" w:tplc="3224DCBC">
      <w:start w:val="1"/>
      <w:numFmt w:val="bullet"/>
      <w:lvlText w:val="-"/>
      <w:lvlJc w:val="left"/>
      <w:pPr>
        <w:ind w:left="720" w:hanging="360"/>
      </w:pPr>
      <w:rPr>
        <w:rFonts w:ascii="Arial" w:hAnsi="Aria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1FFD5728"/>
    <w:multiLevelType w:val="multilevel"/>
    <w:tmpl w:val="C6D45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C22CB"/>
    <w:multiLevelType w:val="multilevel"/>
    <w:tmpl w:val="FDBE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A3640"/>
    <w:multiLevelType w:val="hybridMultilevel"/>
    <w:tmpl w:val="F81CD24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8" w15:restartNumberingAfterBreak="0">
    <w:nsid w:val="272B51B0"/>
    <w:multiLevelType w:val="hybridMultilevel"/>
    <w:tmpl w:val="169843CA"/>
    <w:lvl w:ilvl="0" w:tplc="042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28174752"/>
    <w:multiLevelType w:val="multilevel"/>
    <w:tmpl w:val="ABDA7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52024F"/>
    <w:multiLevelType w:val="hybridMultilevel"/>
    <w:tmpl w:val="5FEA31EC"/>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28923321"/>
    <w:multiLevelType w:val="hybridMultilevel"/>
    <w:tmpl w:val="78A24424"/>
    <w:lvl w:ilvl="0" w:tplc="04090005">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32" w15:restartNumberingAfterBreak="0">
    <w:nsid w:val="297640D6"/>
    <w:multiLevelType w:val="multilevel"/>
    <w:tmpl w:val="4BE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455B1B"/>
    <w:multiLevelType w:val="multilevel"/>
    <w:tmpl w:val="BC86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9E2380"/>
    <w:multiLevelType w:val="hybridMultilevel"/>
    <w:tmpl w:val="A922F272"/>
    <w:lvl w:ilvl="0" w:tplc="674E796C">
      <w:start w:val="5"/>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5" w15:restartNumberingAfterBreak="0">
    <w:nsid w:val="2B644EF6"/>
    <w:multiLevelType w:val="multilevel"/>
    <w:tmpl w:val="ECB8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D1540"/>
    <w:multiLevelType w:val="multilevel"/>
    <w:tmpl w:val="D2F49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16740A"/>
    <w:multiLevelType w:val="multilevel"/>
    <w:tmpl w:val="FD6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ED73FA"/>
    <w:multiLevelType w:val="multilevel"/>
    <w:tmpl w:val="2C14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E4294E"/>
    <w:multiLevelType w:val="multilevel"/>
    <w:tmpl w:val="8A9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84158B"/>
    <w:multiLevelType w:val="hybridMultilevel"/>
    <w:tmpl w:val="73E0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6F061FF"/>
    <w:multiLevelType w:val="multilevel"/>
    <w:tmpl w:val="9B1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3C448E"/>
    <w:multiLevelType w:val="multilevel"/>
    <w:tmpl w:val="6430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9D47CC"/>
    <w:multiLevelType w:val="multilevel"/>
    <w:tmpl w:val="4A94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013FB0"/>
    <w:multiLevelType w:val="multilevel"/>
    <w:tmpl w:val="06DA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D02325"/>
    <w:multiLevelType w:val="multilevel"/>
    <w:tmpl w:val="EB62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EA4099"/>
    <w:multiLevelType w:val="singleLevel"/>
    <w:tmpl w:val="04090001"/>
    <w:lvl w:ilvl="0">
      <w:start w:val="1"/>
      <w:numFmt w:val="bullet"/>
      <w:pStyle w:val="ListBullet4"/>
      <w:lvlText w:val=""/>
      <w:lvlJc w:val="left"/>
      <w:pPr>
        <w:ind w:left="360" w:hanging="360"/>
      </w:pPr>
      <w:rPr>
        <w:rFonts w:ascii="Symbol" w:hAnsi="Symbol" w:hint="default"/>
        <w:color w:val="0E2841" w:themeColor="text2"/>
        <w:sz w:val="16"/>
        <w:szCs w:val="16"/>
      </w:rPr>
    </w:lvl>
  </w:abstractNum>
  <w:abstractNum w:abstractNumId="47" w15:restartNumberingAfterBreak="0">
    <w:nsid w:val="44DA31CA"/>
    <w:multiLevelType w:val="multilevel"/>
    <w:tmpl w:val="9C200B1E"/>
    <w:lvl w:ilvl="0">
      <w:start w:val="1"/>
      <w:numFmt w:val="bullet"/>
      <w:lvlText w:val=""/>
      <w:lvlJc w:val="left"/>
      <w:pPr>
        <w:ind w:left="397" w:hanging="397"/>
      </w:pPr>
      <w:rPr>
        <w:rFonts w:ascii="Wingdings" w:hAnsi="Wingdings" w:cs="Times New Roman" w:hint="default"/>
        <w:color w:val="0E2841" w:themeColor="text2"/>
        <w:sz w:val="16"/>
        <w:szCs w:val="16"/>
      </w:rPr>
    </w:lvl>
    <w:lvl w:ilvl="1">
      <w:numFmt w:val="bullet"/>
      <w:lvlText w:val="-"/>
      <w:lvlJc w:val="left"/>
      <w:pPr>
        <w:ind w:left="397" w:firstLine="0"/>
      </w:pPr>
      <w:rPr>
        <w:rFonts w:ascii="Arial" w:eastAsiaTheme="minorEastAsia" w:hAnsi="Arial" w:cs="Arial" w:hint="default"/>
      </w:rPr>
    </w:lvl>
    <w:lvl w:ilvl="2">
      <w:start w:val="1"/>
      <w:numFmt w:val="bullet"/>
      <w:lvlText w:val=""/>
      <w:lvlJc w:val="left"/>
      <w:pPr>
        <w:ind w:left="1191" w:hanging="397"/>
      </w:pPr>
      <w:rPr>
        <w:rFonts w:ascii="Wingdings" w:hAnsi="Wingdings" w:cs="Times New Roman" w:hint="default"/>
      </w:rPr>
    </w:lvl>
    <w:lvl w:ilvl="3">
      <w:start w:val="1"/>
      <w:numFmt w:val="bullet"/>
      <w:lvlText w:val="○"/>
      <w:lvlJc w:val="left"/>
      <w:pPr>
        <w:ind w:left="1588" w:hanging="397"/>
      </w:pPr>
      <w:rPr>
        <w:rFonts w:ascii="Arial" w:hAnsi="Arial" w:cs="Arial" w:hint="default"/>
      </w:rPr>
    </w:lvl>
    <w:lvl w:ilvl="4">
      <w:start w:val="1"/>
      <w:numFmt w:val="none"/>
      <w:lvlText w:val=""/>
      <w:lvlJc w:val="left"/>
      <w:pPr>
        <w:tabs>
          <w:tab w:val="num" w:pos="397"/>
        </w:tabs>
        <w:ind w:left="1588" w:hanging="1191"/>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48" w15:restartNumberingAfterBreak="0">
    <w:nsid w:val="46876042"/>
    <w:multiLevelType w:val="multilevel"/>
    <w:tmpl w:val="B9EAC5B0"/>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821AD1"/>
    <w:multiLevelType w:val="multilevel"/>
    <w:tmpl w:val="D4A8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1B0939"/>
    <w:multiLevelType w:val="hybridMultilevel"/>
    <w:tmpl w:val="FC722576"/>
    <w:lvl w:ilvl="0" w:tplc="0409000F">
      <w:start w:val="1"/>
      <w:numFmt w:val="decimal"/>
      <w:lvlText w:val="%1."/>
      <w:lvlJc w:val="left"/>
      <w:pPr>
        <w:ind w:left="502"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1" w15:restartNumberingAfterBreak="0">
    <w:nsid w:val="497842F8"/>
    <w:multiLevelType w:val="multilevel"/>
    <w:tmpl w:val="EB9ECD3C"/>
    <w:lvl w:ilvl="0">
      <w:start w:val="1"/>
      <w:numFmt w:val="bullet"/>
      <w:lvlText w:val=""/>
      <w:lvlJc w:val="left"/>
      <w:pPr>
        <w:ind w:left="397" w:hanging="397"/>
      </w:pPr>
      <w:rPr>
        <w:rFonts w:ascii="Wingdings" w:hAnsi="Wingdings" w:cs="Times New Roman" w:hint="default"/>
        <w:color w:val="0E2841" w:themeColor="text2"/>
        <w:sz w:val="16"/>
        <w:szCs w:val="16"/>
      </w:rPr>
    </w:lvl>
    <w:lvl w:ilvl="1">
      <w:start w:val="1"/>
      <w:numFmt w:val="bullet"/>
      <w:lvlText w:val="-"/>
      <w:lvlJc w:val="left"/>
      <w:pPr>
        <w:ind w:left="397" w:firstLine="0"/>
      </w:pPr>
      <w:rPr>
        <w:rFonts w:ascii="Arial" w:hAnsi="Arial" w:cs="Arial" w:hint="default"/>
      </w:rPr>
    </w:lvl>
    <w:lvl w:ilvl="2">
      <w:numFmt w:val="bullet"/>
      <w:lvlText w:val="-"/>
      <w:lvlJc w:val="left"/>
      <w:pPr>
        <w:ind w:left="1191" w:hanging="397"/>
      </w:pPr>
      <w:rPr>
        <w:rFonts w:ascii="Arial" w:eastAsiaTheme="minorEastAsia" w:hAnsi="Arial" w:cs="Arial" w:hint="default"/>
      </w:rPr>
    </w:lvl>
    <w:lvl w:ilvl="3">
      <w:start w:val="1"/>
      <w:numFmt w:val="bullet"/>
      <w:lvlText w:val="○"/>
      <w:lvlJc w:val="left"/>
      <w:pPr>
        <w:ind w:left="1588" w:hanging="397"/>
      </w:pPr>
      <w:rPr>
        <w:rFonts w:ascii="Arial" w:hAnsi="Arial" w:cs="Arial" w:hint="default"/>
      </w:rPr>
    </w:lvl>
    <w:lvl w:ilvl="4">
      <w:start w:val="1"/>
      <w:numFmt w:val="none"/>
      <w:lvlText w:val=""/>
      <w:lvlJc w:val="left"/>
      <w:pPr>
        <w:tabs>
          <w:tab w:val="num" w:pos="397"/>
        </w:tabs>
        <w:ind w:left="1588" w:hanging="1191"/>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52" w15:restartNumberingAfterBreak="0">
    <w:nsid w:val="4E40428C"/>
    <w:multiLevelType w:val="hybridMultilevel"/>
    <w:tmpl w:val="5C1C09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4F1E015F"/>
    <w:multiLevelType w:val="hybridMultilevel"/>
    <w:tmpl w:val="81B68586"/>
    <w:lvl w:ilvl="0" w:tplc="D7B6089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F204269"/>
    <w:multiLevelType w:val="multilevel"/>
    <w:tmpl w:val="E532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66468C"/>
    <w:multiLevelType w:val="multilevel"/>
    <w:tmpl w:val="6A5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1149B4"/>
    <w:multiLevelType w:val="multilevel"/>
    <w:tmpl w:val="511149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7" w15:restartNumberingAfterBreak="0">
    <w:nsid w:val="51962C07"/>
    <w:multiLevelType w:val="multilevel"/>
    <w:tmpl w:val="ADC2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9B58B8"/>
    <w:multiLevelType w:val="multilevel"/>
    <w:tmpl w:val="AF3E8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38300D2"/>
    <w:multiLevelType w:val="multilevel"/>
    <w:tmpl w:val="3CF28DDA"/>
    <w:lvl w:ilvl="0">
      <w:start w:val="7"/>
      <w:numFmt w:val="decimal"/>
      <w:lvlText w:val="%1."/>
      <w:lvlJc w:val="left"/>
      <w:pPr>
        <w:ind w:left="360" w:hanging="360"/>
      </w:pPr>
      <w:rPr>
        <w:rFonts w:hint="default"/>
        <w:b/>
        <w:bCs/>
      </w:rPr>
    </w:lvl>
    <w:lvl w:ilvl="1">
      <w:start w:val="1"/>
      <w:numFmt w:val="decimal"/>
      <w:lvlText w:val="%1.%2"/>
      <w:lvlJc w:val="left"/>
      <w:pPr>
        <w:ind w:left="510" w:hanging="51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0" w15:restartNumberingAfterBreak="0">
    <w:nsid w:val="54156B70"/>
    <w:multiLevelType w:val="multilevel"/>
    <w:tmpl w:val="E498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175F6E"/>
    <w:multiLevelType w:val="multilevel"/>
    <w:tmpl w:val="6FD83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FD5BBF"/>
    <w:multiLevelType w:val="multilevel"/>
    <w:tmpl w:val="77A0BC18"/>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3" w15:restartNumberingAfterBreak="0">
    <w:nsid w:val="5B2A2AC6"/>
    <w:multiLevelType w:val="multilevel"/>
    <w:tmpl w:val="3912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334544"/>
    <w:multiLevelType w:val="hybridMultilevel"/>
    <w:tmpl w:val="EE8888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DFD6B7A"/>
    <w:multiLevelType w:val="hybridMultilevel"/>
    <w:tmpl w:val="E4401206"/>
    <w:lvl w:ilvl="0" w:tplc="5C4ADBB6">
      <w:numFmt w:val="bullet"/>
      <w:lvlText w:val=""/>
      <w:lvlJc w:val="left"/>
      <w:pPr>
        <w:ind w:left="1440" w:hanging="360"/>
      </w:pPr>
      <w:rPr>
        <w:rFonts w:ascii="Wingdings" w:eastAsia="Wingdings" w:hAnsi="Wingdings" w:cs="Wingdings" w:hint="default"/>
        <w:w w:val="100"/>
        <w:sz w:val="22"/>
        <w:szCs w:val="22"/>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E4B3164"/>
    <w:multiLevelType w:val="multilevel"/>
    <w:tmpl w:val="0B12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F93604"/>
    <w:multiLevelType w:val="multilevel"/>
    <w:tmpl w:val="E1B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480A29"/>
    <w:multiLevelType w:val="multilevel"/>
    <w:tmpl w:val="12E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947891"/>
    <w:multiLevelType w:val="hybridMultilevel"/>
    <w:tmpl w:val="718EB04A"/>
    <w:lvl w:ilvl="0" w:tplc="44F842C8">
      <w:start w:val="5"/>
      <w:numFmt w:val="bullet"/>
      <w:lvlText w:val="-"/>
      <w:lvlJc w:val="left"/>
      <w:pPr>
        <w:ind w:left="720" w:hanging="360"/>
      </w:pPr>
      <w:rPr>
        <w:rFonts w:ascii="Calibri" w:eastAsiaTheme="minorEastAsia"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0" w15:restartNumberingAfterBreak="0">
    <w:nsid w:val="608C2C35"/>
    <w:multiLevelType w:val="multilevel"/>
    <w:tmpl w:val="6EBC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642AA"/>
    <w:multiLevelType w:val="multilevel"/>
    <w:tmpl w:val="4C3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0B5A76"/>
    <w:multiLevelType w:val="multilevel"/>
    <w:tmpl w:val="30520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7835725"/>
    <w:multiLevelType w:val="multilevel"/>
    <w:tmpl w:val="C37E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8A67A9"/>
    <w:multiLevelType w:val="multilevel"/>
    <w:tmpl w:val="1364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7DA64A9"/>
    <w:multiLevelType w:val="hybridMultilevel"/>
    <w:tmpl w:val="061495B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6" w15:restartNumberingAfterBreak="0">
    <w:nsid w:val="6900718D"/>
    <w:multiLevelType w:val="multilevel"/>
    <w:tmpl w:val="113A238C"/>
    <w:lvl w:ilvl="0">
      <w:start w:val="1"/>
      <w:numFmt w:val="bullet"/>
      <w:lvlText w:val=""/>
      <w:lvlJc w:val="left"/>
      <w:pPr>
        <w:ind w:left="397" w:hanging="397"/>
      </w:pPr>
      <w:rPr>
        <w:rFonts w:ascii="Wingdings" w:hAnsi="Wingdings" w:cs="Times New Roman" w:hint="default"/>
        <w:color w:val="0E2841" w:themeColor="text2"/>
        <w:sz w:val="16"/>
        <w:szCs w:val="16"/>
      </w:rPr>
    </w:lvl>
    <w:lvl w:ilvl="1">
      <w:start w:val="1"/>
      <w:numFmt w:val="bullet"/>
      <w:lvlText w:val="-"/>
      <w:lvlJc w:val="left"/>
      <w:pPr>
        <w:ind w:left="397" w:firstLine="0"/>
      </w:pPr>
      <w:rPr>
        <w:rFonts w:ascii="Arial" w:hAnsi="Arial" w:cs="Arial" w:hint="default"/>
      </w:rPr>
    </w:lvl>
    <w:lvl w:ilvl="2">
      <w:numFmt w:val="bullet"/>
      <w:lvlText w:val="-"/>
      <w:lvlJc w:val="left"/>
      <w:pPr>
        <w:ind w:left="1191" w:hanging="397"/>
      </w:pPr>
      <w:rPr>
        <w:rFonts w:ascii="Arial" w:eastAsiaTheme="minorEastAsia" w:hAnsi="Arial" w:cs="Arial" w:hint="default"/>
      </w:rPr>
    </w:lvl>
    <w:lvl w:ilvl="3">
      <w:start w:val="1"/>
      <w:numFmt w:val="bullet"/>
      <w:lvlText w:val="○"/>
      <w:lvlJc w:val="left"/>
      <w:pPr>
        <w:ind w:left="1588" w:hanging="397"/>
      </w:pPr>
      <w:rPr>
        <w:rFonts w:ascii="Arial" w:hAnsi="Arial" w:cs="Arial" w:hint="default"/>
      </w:rPr>
    </w:lvl>
    <w:lvl w:ilvl="4">
      <w:start w:val="1"/>
      <w:numFmt w:val="none"/>
      <w:lvlText w:val=""/>
      <w:lvlJc w:val="left"/>
      <w:pPr>
        <w:tabs>
          <w:tab w:val="num" w:pos="397"/>
        </w:tabs>
        <w:ind w:left="1588" w:hanging="1191"/>
      </w:pPr>
      <w:rPr>
        <w:rFonts w:hint="default"/>
      </w:rPr>
    </w:lvl>
    <w:lvl w:ilvl="5">
      <w:start w:val="1"/>
      <w:numFmt w:val="none"/>
      <w:lvlText w:val=""/>
      <w:lvlJc w:val="left"/>
      <w:pPr>
        <w:ind w:left="4320" w:hanging="360"/>
      </w:pPr>
      <w:rPr>
        <w:rFonts w:hint="default"/>
      </w:rPr>
    </w:lvl>
    <w:lvl w:ilvl="6">
      <w:start w:val="1"/>
      <w:numFmt w:val="none"/>
      <w:lvlText w:val=""/>
      <w:lvlJc w:val="left"/>
      <w:pPr>
        <w:ind w:left="5040" w:hanging="360"/>
      </w:pPr>
      <w:rPr>
        <w:rFonts w:hint="default"/>
      </w:rPr>
    </w:lvl>
    <w:lvl w:ilvl="7">
      <w:start w:val="1"/>
      <w:numFmt w:val="none"/>
      <w:lvlText w:val=""/>
      <w:lvlJc w:val="left"/>
      <w:pPr>
        <w:ind w:left="5760" w:hanging="360"/>
      </w:pPr>
      <w:rPr>
        <w:rFonts w:hint="default"/>
      </w:rPr>
    </w:lvl>
    <w:lvl w:ilvl="8">
      <w:start w:val="1"/>
      <w:numFmt w:val="none"/>
      <w:lvlText w:val=""/>
      <w:lvlJc w:val="left"/>
      <w:pPr>
        <w:ind w:left="6480" w:hanging="360"/>
      </w:pPr>
      <w:rPr>
        <w:rFonts w:hint="default"/>
      </w:rPr>
    </w:lvl>
  </w:abstractNum>
  <w:abstractNum w:abstractNumId="77" w15:restartNumberingAfterBreak="0">
    <w:nsid w:val="6F682A50"/>
    <w:multiLevelType w:val="hybridMultilevel"/>
    <w:tmpl w:val="E7B474A6"/>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 w15:restartNumberingAfterBreak="0">
    <w:nsid w:val="72393C8E"/>
    <w:multiLevelType w:val="multilevel"/>
    <w:tmpl w:val="C5922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D20E43"/>
    <w:multiLevelType w:val="hybridMultilevel"/>
    <w:tmpl w:val="A0402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C644DD3"/>
    <w:multiLevelType w:val="hybridMultilevel"/>
    <w:tmpl w:val="A5D672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CB504A1"/>
    <w:multiLevelType w:val="multilevel"/>
    <w:tmpl w:val="80885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662560">
    <w:abstractNumId w:val="71"/>
  </w:num>
  <w:num w:numId="2" w16cid:durableId="2133134504">
    <w:abstractNumId w:val="5"/>
  </w:num>
  <w:num w:numId="3" w16cid:durableId="1929732710">
    <w:abstractNumId w:val="35"/>
  </w:num>
  <w:num w:numId="4" w16cid:durableId="1148478053">
    <w:abstractNumId w:val="81"/>
  </w:num>
  <w:num w:numId="5" w16cid:durableId="1741825913">
    <w:abstractNumId w:val="57"/>
  </w:num>
  <w:num w:numId="6" w16cid:durableId="1858426931">
    <w:abstractNumId w:val="66"/>
  </w:num>
  <w:num w:numId="7" w16cid:durableId="1367565750">
    <w:abstractNumId w:val="10"/>
  </w:num>
  <w:num w:numId="8" w16cid:durableId="1090469682">
    <w:abstractNumId w:val="33"/>
  </w:num>
  <w:num w:numId="9" w16cid:durableId="923338388">
    <w:abstractNumId w:val="49"/>
  </w:num>
  <w:num w:numId="10" w16cid:durableId="604272132">
    <w:abstractNumId w:val="9"/>
  </w:num>
  <w:num w:numId="11" w16cid:durableId="1397513140">
    <w:abstractNumId w:val="16"/>
  </w:num>
  <w:num w:numId="12" w16cid:durableId="1915433561">
    <w:abstractNumId w:val="23"/>
  </w:num>
  <w:num w:numId="13" w16cid:durableId="1554073811">
    <w:abstractNumId w:val="19"/>
  </w:num>
  <w:num w:numId="14" w16cid:durableId="837307892">
    <w:abstractNumId w:val="67"/>
  </w:num>
  <w:num w:numId="15" w16cid:durableId="1224831546">
    <w:abstractNumId w:val="41"/>
  </w:num>
  <w:num w:numId="16" w16cid:durableId="674959335">
    <w:abstractNumId w:val="73"/>
  </w:num>
  <w:num w:numId="17" w16cid:durableId="807016412">
    <w:abstractNumId w:val="1"/>
  </w:num>
  <w:num w:numId="18" w16cid:durableId="1660690314">
    <w:abstractNumId w:val="22"/>
  </w:num>
  <w:num w:numId="19" w16cid:durableId="1006714297">
    <w:abstractNumId w:val="14"/>
  </w:num>
  <w:num w:numId="20" w16cid:durableId="163319630">
    <w:abstractNumId w:val="48"/>
  </w:num>
  <w:num w:numId="21" w16cid:durableId="275873351">
    <w:abstractNumId w:val="43"/>
  </w:num>
  <w:num w:numId="22" w16cid:durableId="1826236826">
    <w:abstractNumId w:val="74"/>
  </w:num>
  <w:num w:numId="23" w16cid:durableId="371030541">
    <w:abstractNumId w:val="63"/>
  </w:num>
  <w:num w:numId="24" w16cid:durableId="400716759">
    <w:abstractNumId w:val="38"/>
  </w:num>
  <w:num w:numId="25" w16cid:durableId="294988185">
    <w:abstractNumId w:val="60"/>
  </w:num>
  <w:num w:numId="26" w16cid:durableId="560021588">
    <w:abstractNumId w:val="54"/>
  </w:num>
  <w:num w:numId="27" w16cid:durableId="1597978910">
    <w:abstractNumId w:val="32"/>
  </w:num>
  <w:num w:numId="28" w16cid:durableId="84805993">
    <w:abstractNumId w:val="0"/>
  </w:num>
  <w:num w:numId="29" w16cid:durableId="2130119568">
    <w:abstractNumId w:val="25"/>
  </w:num>
  <w:num w:numId="30" w16cid:durableId="1583492242">
    <w:abstractNumId w:val="12"/>
  </w:num>
  <w:num w:numId="31" w16cid:durableId="2035765239">
    <w:abstractNumId w:val="68"/>
  </w:num>
  <w:num w:numId="32" w16cid:durableId="1147749815">
    <w:abstractNumId w:val="78"/>
  </w:num>
  <w:num w:numId="33" w16cid:durableId="1493256902">
    <w:abstractNumId w:val="44"/>
  </w:num>
  <w:num w:numId="34" w16cid:durableId="329916781">
    <w:abstractNumId w:val="45"/>
  </w:num>
  <w:num w:numId="35" w16cid:durableId="743336073">
    <w:abstractNumId w:val="11"/>
  </w:num>
  <w:num w:numId="36" w16cid:durableId="1751386939">
    <w:abstractNumId w:val="17"/>
  </w:num>
  <w:num w:numId="37" w16cid:durableId="429668116">
    <w:abstractNumId w:val="15"/>
  </w:num>
  <w:num w:numId="38" w16cid:durableId="1923446573">
    <w:abstractNumId w:val="20"/>
  </w:num>
  <w:num w:numId="39" w16cid:durableId="1944609016">
    <w:abstractNumId w:val="42"/>
  </w:num>
  <w:num w:numId="40" w16cid:durableId="1519730002">
    <w:abstractNumId w:val="39"/>
  </w:num>
  <w:num w:numId="41" w16cid:durableId="711811298">
    <w:abstractNumId w:val="26"/>
  </w:num>
  <w:num w:numId="42" w16cid:durableId="1030030618">
    <w:abstractNumId w:val="37"/>
  </w:num>
  <w:num w:numId="43" w16cid:durableId="1233269852">
    <w:abstractNumId w:val="55"/>
  </w:num>
  <w:num w:numId="44" w16cid:durableId="1349479501">
    <w:abstractNumId w:val="3"/>
  </w:num>
  <w:num w:numId="45" w16cid:durableId="806244562">
    <w:abstractNumId w:val="29"/>
  </w:num>
  <w:num w:numId="46" w16cid:durableId="448428881">
    <w:abstractNumId w:val="36"/>
  </w:num>
  <w:num w:numId="47" w16cid:durableId="972248939">
    <w:abstractNumId w:val="56"/>
  </w:num>
  <w:num w:numId="48" w16cid:durableId="943420093">
    <w:abstractNumId w:val="62"/>
  </w:num>
  <w:num w:numId="49" w16cid:durableId="98570574">
    <w:abstractNumId w:val="2"/>
  </w:num>
  <w:num w:numId="50" w16cid:durableId="364058360">
    <w:abstractNumId w:val="65"/>
  </w:num>
  <w:num w:numId="51" w16cid:durableId="367220546">
    <w:abstractNumId w:val="52"/>
  </w:num>
  <w:num w:numId="52" w16cid:durableId="106773838">
    <w:abstractNumId w:val="31"/>
  </w:num>
  <w:num w:numId="53" w16cid:durableId="960308664">
    <w:abstractNumId w:val="40"/>
  </w:num>
  <w:num w:numId="54" w16cid:durableId="200896498">
    <w:abstractNumId w:val="64"/>
  </w:num>
  <w:num w:numId="55" w16cid:durableId="2023778177">
    <w:abstractNumId w:val="24"/>
  </w:num>
  <w:num w:numId="56" w16cid:durableId="913054832">
    <w:abstractNumId w:val="53"/>
  </w:num>
  <w:num w:numId="57" w16cid:durableId="102044602">
    <w:abstractNumId w:val="4"/>
  </w:num>
  <w:num w:numId="58" w16cid:durableId="563032444">
    <w:abstractNumId w:val="21"/>
  </w:num>
  <w:num w:numId="59" w16cid:durableId="1077439539">
    <w:abstractNumId w:val="18"/>
  </w:num>
  <w:num w:numId="60" w16cid:durableId="2063481299">
    <w:abstractNumId w:val="46"/>
  </w:num>
  <w:num w:numId="61" w16cid:durableId="787088942">
    <w:abstractNumId w:val="59"/>
  </w:num>
  <w:num w:numId="62" w16cid:durableId="1281957989">
    <w:abstractNumId w:val="13"/>
  </w:num>
  <w:num w:numId="63" w16cid:durableId="187912979">
    <w:abstractNumId w:val="27"/>
  </w:num>
  <w:num w:numId="64" w16cid:durableId="1849102432">
    <w:abstractNumId w:val="7"/>
  </w:num>
  <w:num w:numId="65" w16cid:durableId="503865288">
    <w:abstractNumId w:val="28"/>
  </w:num>
  <w:num w:numId="66" w16cid:durableId="2007396892">
    <w:abstractNumId w:val="76"/>
  </w:num>
  <w:num w:numId="67" w16cid:durableId="463042200">
    <w:abstractNumId w:val="77"/>
  </w:num>
  <w:num w:numId="68" w16cid:durableId="545022927">
    <w:abstractNumId w:val="51"/>
  </w:num>
  <w:num w:numId="69" w16cid:durableId="710690143">
    <w:abstractNumId w:val="47"/>
  </w:num>
  <w:num w:numId="70" w16cid:durableId="1155150037">
    <w:abstractNumId w:val="30"/>
  </w:num>
  <w:num w:numId="71" w16cid:durableId="1958370120">
    <w:abstractNumId w:val="72"/>
  </w:num>
  <w:num w:numId="72" w16cid:durableId="1869563408">
    <w:abstractNumId w:val="70"/>
  </w:num>
  <w:num w:numId="73" w16cid:durableId="1970932460">
    <w:abstractNumId w:val="34"/>
  </w:num>
  <w:num w:numId="74" w16cid:durableId="1952589613">
    <w:abstractNumId w:val="69"/>
  </w:num>
  <w:num w:numId="75" w16cid:durableId="1161627617">
    <w:abstractNumId w:val="58"/>
  </w:num>
  <w:num w:numId="76" w16cid:durableId="1556550193">
    <w:abstractNumId w:val="8"/>
  </w:num>
  <w:num w:numId="77" w16cid:durableId="312569115">
    <w:abstractNumId w:val="61"/>
  </w:num>
  <w:num w:numId="78" w16cid:durableId="1134787654">
    <w:abstractNumId w:val="75"/>
  </w:num>
  <w:num w:numId="79" w16cid:durableId="547570324">
    <w:abstractNumId w:val="79"/>
  </w:num>
  <w:num w:numId="80" w16cid:durableId="919371527">
    <w:abstractNumId w:val="80"/>
  </w:num>
  <w:num w:numId="81" w16cid:durableId="1979334963">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25657363">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Isabel D. Artajo">
    <w15:presenceInfo w15:providerId="AD" w15:userId="S::miartajo@adb.org::97ecac12-9cc1-4c4a-ab09-eb41f9990a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226"/>
    <w:rsid w:val="000003A9"/>
    <w:rsid w:val="000006EC"/>
    <w:rsid w:val="000007B5"/>
    <w:rsid w:val="00001143"/>
    <w:rsid w:val="00001469"/>
    <w:rsid w:val="000015AE"/>
    <w:rsid w:val="000016EB"/>
    <w:rsid w:val="00002694"/>
    <w:rsid w:val="00002DD0"/>
    <w:rsid w:val="00004539"/>
    <w:rsid w:val="00005279"/>
    <w:rsid w:val="00006DF6"/>
    <w:rsid w:val="000105C0"/>
    <w:rsid w:val="00012639"/>
    <w:rsid w:val="00013402"/>
    <w:rsid w:val="00015B86"/>
    <w:rsid w:val="00016933"/>
    <w:rsid w:val="00017F57"/>
    <w:rsid w:val="000215D8"/>
    <w:rsid w:val="0002301A"/>
    <w:rsid w:val="0002331D"/>
    <w:rsid w:val="000238C8"/>
    <w:rsid w:val="00023E04"/>
    <w:rsid w:val="00025B53"/>
    <w:rsid w:val="00025ECC"/>
    <w:rsid w:val="0002632E"/>
    <w:rsid w:val="00026B95"/>
    <w:rsid w:val="00026DD1"/>
    <w:rsid w:val="00026DE4"/>
    <w:rsid w:val="000270EC"/>
    <w:rsid w:val="0003169D"/>
    <w:rsid w:val="00032A2E"/>
    <w:rsid w:val="000331F5"/>
    <w:rsid w:val="00033685"/>
    <w:rsid w:val="00034A3C"/>
    <w:rsid w:val="000351CE"/>
    <w:rsid w:val="00040B72"/>
    <w:rsid w:val="00040FCB"/>
    <w:rsid w:val="00041B7D"/>
    <w:rsid w:val="0004242D"/>
    <w:rsid w:val="00044039"/>
    <w:rsid w:val="00050971"/>
    <w:rsid w:val="00051425"/>
    <w:rsid w:val="00051B5D"/>
    <w:rsid w:val="00054D29"/>
    <w:rsid w:val="00055628"/>
    <w:rsid w:val="0005678E"/>
    <w:rsid w:val="00060500"/>
    <w:rsid w:val="00061763"/>
    <w:rsid w:val="00062650"/>
    <w:rsid w:val="000630AF"/>
    <w:rsid w:val="0006399C"/>
    <w:rsid w:val="000662A6"/>
    <w:rsid w:val="00066358"/>
    <w:rsid w:val="0006658F"/>
    <w:rsid w:val="000668E1"/>
    <w:rsid w:val="00066C7C"/>
    <w:rsid w:val="00071C8D"/>
    <w:rsid w:val="000731CB"/>
    <w:rsid w:val="00074451"/>
    <w:rsid w:val="000746D3"/>
    <w:rsid w:val="00076EEA"/>
    <w:rsid w:val="00077484"/>
    <w:rsid w:val="000779DE"/>
    <w:rsid w:val="00080FCF"/>
    <w:rsid w:val="0008156A"/>
    <w:rsid w:val="00081D73"/>
    <w:rsid w:val="00081F1B"/>
    <w:rsid w:val="00086209"/>
    <w:rsid w:val="00087BB0"/>
    <w:rsid w:val="0009345E"/>
    <w:rsid w:val="00093B0A"/>
    <w:rsid w:val="0009418B"/>
    <w:rsid w:val="00094D9C"/>
    <w:rsid w:val="000959DE"/>
    <w:rsid w:val="00096A6F"/>
    <w:rsid w:val="000A001B"/>
    <w:rsid w:val="000A1168"/>
    <w:rsid w:val="000A3CDB"/>
    <w:rsid w:val="000A4093"/>
    <w:rsid w:val="000A47E8"/>
    <w:rsid w:val="000A4FC2"/>
    <w:rsid w:val="000A6400"/>
    <w:rsid w:val="000A71F5"/>
    <w:rsid w:val="000B0CB5"/>
    <w:rsid w:val="000B217C"/>
    <w:rsid w:val="000B2336"/>
    <w:rsid w:val="000B2DD8"/>
    <w:rsid w:val="000B6761"/>
    <w:rsid w:val="000C00DA"/>
    <w:rsid w:val="000C06D8"/>
    <w:rsid w:val="000C21E7"/>
    <w:rsid w:val="000C38A8"/>
    <w:rsid w:val="000C4EC4"/>
    <w:rsid w:val="000C639D"/>
    <w:rsid w:val="000C76B0"/>
    <w:rsid w:val="000C7BB4"/>
    <w:rsid w:val="000D0874"/>
    <w:rsid w:val="000D172C"/>
    <w:rsid w:val="000D1739"/>
    <w:rsid w:val="000D32C8"/>
    <w:rsid w:val="000D69FA"/>
    <w:rsid w:val="000D7221"/>
    <w:rsid w:val="000E0F06"/>
    <w:rsid w:val="000E153C"/>
    <w:rsid w:val="000E1EE2"/>
    <w:rsid w:val="000E3224"/>
    <w:rsid w:val="000E3C0B"/>
    <w:rsid w:val="000E48B1"/>
    <w:rsid w:val="000E5643"/>
    <w:rsid w:val="000E6E97"/>
    <w:rsid w:val="000E72E5"/>
    <w:rsid w:val="000E7AF5"/>
    <w:rsid w:val="000F0200"/>
    <w:rsid w:val="000F14A4"/>
    <w:rsid w:val="000F1E93"/>
    <w:rsid w:val="000F265E"/>
    <w:rsid w:val="000F2681"/>
    <w:rsid w:val="000F2DB3"/>
    <w:rsid w:val="000F408E"/>
    <w:rsid w:val="000F43AA"/>
    <w:rsid w:val="000F5FDF"/>
    <w:rsid w:val="000F7730"/>
    <w:rsid w:val="00100454"/>
    <w:rsid w:val="00101455"/>
    <w:rsid w:val="00102A0F"/>
    <w:rsid w:val="00102AE8"/>
    <w:rsid w:val="00104EE8"/>
    <w:rsid w:val="001060B6"/>
    <w:rsid w:val="001060D1"/>
    <w:rsid w:val="00106A4C"/>
    <w:rsid w:val="00106D21"/>
    <w:rsid w:val="00106FE5"/>
    <w:rsid w:val="00107383"/>
    <w:rsid w:val="00110CD7"/>
    <w:rsid w:val="001111FA"/>
    <w:rsid w:val="00111952"/>
    <w:rsid w:val="00111D34"/>
    <w:rsid w:val="00111FAB"/>
    <w:rsid w:val="00112382"/>
    <w:rsid w:val="00113BE4"/>
    <w:rsid w:val="0011488F"/>
    <w:rsid w:val="00114ECE"/>
    <w:rsid w:val="0011551B"/>
    <w:rsid w:val="001162A6"/>
    <w:rsid w:val="0011638F"/>
    <w:rsid w:val="0011725B"/>
    <w:rsid w:val="00120766"/>
    <w:rsid w:val="0012186E"/>
    <w:rsid w:val="001218B1"/>
    <w:rsid w:val="001222A4"/>
    <w:rsid w:val="00122DBB"/>
    <w:rsid w:val="0012302D"/>
    <w:rsid w:val="001239C6"/>
    <w:rsid w:val="00125E3C"/>
    <w:rsid w:val="0012717B"/>
    <w:rsid w:val="00127231"/>
    <w:rsid w:val="00127E8D"/>
    <w:rsid w:val="00131177"/>
    <w:rsid w:val="00131722"/>
    <w:rsid w:val="0013180A"/>
    <w:rsid w:val="0013257E"/>
    <w:rsid w:val="00132DE2"/>
    <w:rsid w:val="00133626"/>
    <w:rsid w:val="0013398C"/>
    <w:rsid w:val="001345ED"/>
    <w:rsid w:val="001354D9"/>
    <w:rsid w:val="00136586"/>
    <w:rsid w:val="0013681C"/>
    <w:rsid w:val="0014074A"/>
    <w:rsid w:val="00145268"/>
    <w:rsid w:val="0014698C"/>
    <w:rsid w:val="00146AEC"/>
    <w:rsid w:val="00147E9B"/>
    <w:rsid w:val="001506CA"/>
    <w:rsid w:val="00151B7F"/>
    <w:rsid w:val="00153854"/>
    <w:rsid w:val="00154890"/>
    <w:rsid w:val="0015642A"/>
    <w:rsid w:val="00157A0F"/>
    <w:rsid w:val="0016137A"/>
    <w:rsid w:val="0016173B"/>
    <w:rsid w:val="00161978"/>
    <w:rsid w:val="00163C9C"/>
    <w:rsid w:val="001662D3"/>
    <w:rsid w:val="00166894"/>
    <w:rsid w:val="00166F94"/>
    <w:rsid w:val="0016725C"/>
    <w:rsid w:val="00167F23"/>
    <w:rsid w:val="00170405"/>
    <w:rsid w:val="00172157"/>
    <w:rsid w:val="00173FB2"/>
    <w:rsid w:val="001749F5"/>
    <w:rsid w:val="00176C01"/>
    <w:rsid w:val="00176F71"/>
    <w:rsid w:val="0017721E"/>
    <w:rsid w:val="00180427"/>
    <w:rsid w:val="0018158E"/>
    <w:rsid w:val="00181FE5"/>
    <w:rsid w:val="00184E63"/>
    <w:rsid w:val="00186D21"/>
    <w:rsid w:val="00186F1A"/>
    <w:rsid w:val="00190275"/>
    <w:rsid w:val="001907B7"/>
    <w:rsid w:val="0019099A"/>
    <w:rsid w:val="00193183"/>
    <w:rsid w:val="0019329B"/>
    <w:rsid w:val="001935AE"/>
    <w:rsid w:val="00193DCE"/>
    <w:rsid w:val="00193F8F"/>
    <w:rsid w:val="0019403C"/>
    <w:rsid w:val="00194DF1"/>
    <w:rsid w:val="00196DF4"/>
    <w:rsid w:val="00197A1B"/>
    <w:rsid w:val="001A1102"/>
    <w:rsid w:val="001A2AA5"/>
    <w:rsid w:val="001A3647"/>
    <w:rsid w:val="001A55B5"/>
    <w:rsid w:val="001A5981"/>
    <w:rsid w:val="001A6438"/>
    <w:rsid w:val="001A658D"/>
    <w:rsid w:val="001A76EE"/>
    <w:rsid w:val="001A77DE"/>
    <w:rsid w:val="001B0D2D"/>
    <w:rsid w:val="001B195E"/>
    <w:rsid w:val="001B1D16"/>
    <w:rsid w:val="001B26F8"/>
    <w:rsid w:val="001B2C0B"/>
    <w:rsid w:val="001B38ED"/>
    <w:rsid w:val="001B3BD5"/>
    <w:rsid w:val="001B4E49"/>
    <w:rsid w:val="001B5C08"/>
    <w:rsid w:val="001C0E68"/>
    <w:rsid w:val="001C1B5C"/>
    <w:rsid w:val="001C1DEA"/>
    <w:rsid w:val="001C3610"/>
    <w:rsid w:val="001C45D0"/>
    <w:rsid w:val="001C4B93"/>
    <w:rsid w:val="001C5489"/>
    <w:rsid w:val="001C7309"/>
    <w:rsid w:val="001D12C5"/>
    <w:rsid w:val="001D237E"/>
    <w:rsid w:val="001D3904"/>
    <w:rsid w:val="001D39CD"/>
    <w:rsid w:val="001D4EDB"/>
    <w:rsid w:val="001D543A"/>
    <w:rsid w:val="001D564A"/>
    <w:rsid w:val="001D6444"/>
    <w:rsid w:val="001D6944"/>
    <w:rsid w:val="001D6F9E"/>
    <w:rsid w:val="001D75C3"/>
    <w:rsid w:val="001D7776"/>
    <w:rsid w:val="001E08DC"/>
    <w:rsid w:val="001E2250"/>
    <w:rsid w:val="001E4440"/>
    <w:rsid w:val="001E4A72"/>
    <w:rsid w:val="001E7629"/>
    <w:rsid w:val="001E79E4"/>
    <w:rsid w:val="001F06B2"/>
    <w:rsid w:val="001F0937"/>
    <w:rsid w:val="001F1360"/>
    <w:rsid w:val="001F257F"/>
    <w:rsid w:val="001F25E3"/>
    <w:rsid w:val="001F2CA1"/>
    <w:rsid w:val="001F343C"/>
    <w:rsid w:val="001F3D2A"/>
    <w:rsid w:val="001F43C4"/>
    <w:rsid w:val="001F5794"/>
    <w:rsid w:val="00201009"/>
    <w:rsid w:val="00201B4E"/>
    <w:rsid w:val="00201F39"/>
    <w:rsid w:val="00204520"/>
    <w:rsid w:val="002047FF"/>
    <w:rsid w:val="002066D7"/>
    <w:rsid w:val="002072F6"/>
    <w:rsid w:val="00207C3A"/>
    <w:rsid w:val="00207C9D"/>
    <w:rsid w:val="00211D12"/>
    <w:rsid w:val="00213655"/>
    <w:rsid w:val="00215EF1"/>
    <w:rsid w:val="00217279"/>
    <w:rsid w:val="00217315"/>
    <w:rsid w:val="00217802"/>
    <w:rsid w:val="00222489"/>
    <w:rsid w:val="00222896"/>
    <w:rsid w:val="00223491"/>
    <w:rsid w:val="0022381F"/>
    <w:rsid w:val="002246F2"/>
    <w:rsid w:val="002251E0"/>
    <w:rsid w:val="00225297"/>
    <w:rsid w:val="0022532C"/>
    <w:rsid w:val="002255BB"/>
    <w:rsid w:val="00230855"/>
    <w:rsid w:val="00231869"/>
    <w:rsid w:val="00232167"/>
    <w:rsid w:val="002321BA"/>
    <w:rsid w:val="00232407"/>
    <w:rsid w:val="00232C0D"/>
    <w:rsid w:val="00233ED0"/>
    <w:rsid w:val="00233FFC"/>
    <w:rsid w:val="0023705F"/>
    <w:rsid w:val="00240206"/>
    <w:rsid w:val="0024024E"/>
    <w:rsid w:val="00241A47"/>
    <w:rsid w:val="00243670"/>
    <w:rsid w:val="00245253"/>
    <w:rsid w:val="00246AB4"/>
    <w:rsid w:val="002500F4"/>
    <w:rsid w:val="00253466"/>
    <w:rsid w:val="00253CB1"/>
    <w:rsid w:val="002554F0"/>
    <w:rsid w:val="00255A62"/>
    <w:rsid w:val="00256273"/>
    <w:rsid w:val="002573E5"/>
    <w:rsid w:val="002574C1"/>
    <w:rsid w:val="00260B89"/>
    <w:rsid w:val="00261D1E"/>
    <w:rsid w:val="002624DE"/>
    <w:rsid w:val="00262C51"/>
    <w:rsid w:val="00263730"/>
    <w:rsid w:val="00265524"/>
    <w:rsid w:val="00265B65"/>
    <w:rsid w:val="00266F03"/>
    <w:rsid w:val="00267173"/>
    <w:rsid w:val="0026727E"/>
    <w:rsid w:val="002672C0"/>
    <w:rsid w:val="0027079B"/>
    <w:rsid w:val="00273F25"/>
    <w:rsid w:val="00275B3A"/>
    <w:rsid w:val="00275FBF"/>
    <w:rsid w:val="002763A5"/>
    <w:rsid w:val="00277CBF"/>
    <w:rsid w:val="002800BA"/>
    <w:rsid w:val="0028010B"/>
    <w:rsid w:val="002810F1"/>
    <w:rsid w:val="00281822"/>
    <w:rsid w:val="0028265B"/>
    <w:rsid w:val="002837A3"/>
    <w:rsid w:val="0028448E"/>
    <w:rsid w:val="00284731"/>
    <w:rsid w:val="002857E1"/>
    <w:rsid w:val="002858A0"/>
    <w:rsid w:val="00285F3D"/>
    <w:rsid w:val="002863AE"/>
    <w:rsid w:val="00290F81"/>
    <w:rsid w:val="00293736"/>
    <w:rsid w:val="00295540"/>
    <w:rsid w:val="00296786"/>
    <w:rsid w:val="00297499"/>
    <w:rsid w:val="002A02EA"/>
    <w:rsid w:val="002A03B6"/>
    <w:rsid w:val="002A1354"/>
    <w:rsid w:val="002A45EE"/>
    <w:rsid w:val="002A6541"/>
    <w:rsid w:val="002A7121"/>
    <w:rsid w:val="002A72BC"/>
    <w:rsid w:val="002B02C5"/>
    <w:rsid w:val="002B1D95"/>
    <w:rsid w:val="002B29EF"/>
    <w:rsid w:val="002B31CE"/>
    <w:rsid w:val="002B4AB1"/>
    <w:rsid w:val="002B4E0A"/>
    <w:rsid w:val="002B5932"/>
    <w:rsid w:val="002B622C"/>
    <w:rsid w:val="002B6A90"/>
    <w:rsid w:val="002B6C54"/>
    <w:rsid w:val="002B7296"/>
    <w:rsid w:val="002C07EB"/>
    <w:rsid w:val="002C4542"/>
    <w:rsid w:val="002C473E"/>
    <w:rsid w:val="002C4BC4"/>
    <w:rsid w:val="002C5671"/>
    <w:rsid w:val="002D0A35"/>
    <w:rsid w:val="002D112A"/>
    <w:rsid w:val="002D1F09"/>
    <w:rsid w:val="002D374D"/>
    <w:rsid w:val="002D3F4F"/>
    <w:rsid w:val="002D46AE"/>
    <w:rsid w:val="002D512F"/>
    <w:rsid w:val="002D5367"/>
    <w:rsid w:val="002D5C51"/>
    <w:rsid w:val="002D6923"/>
    <w:rsid w:val="002D7AB4"/>
    <w:rsid w:val="002E14F1"/>
    <w:rsid w:val="002E21BE"/>
    <w:rsid w:val="002E3D23"/>
    <w:rsid w:val="002E40DF"/>
    <w:rsid w:val="002E4A65"/>
    <w:rsid w:val="002E5557"/>
    <w:rsid w:val="002E5987"/>
    <w:rsid w:val="002E7CB7"/>
    <w:rsid w:val="002E7FF0"/>
    <w:rsid w:val="002F115A"/>
    <w:rsid w:val="002F1978"/>
    <w:rsid w:val="002F4445"/>
    <w:rsid w:val="002F6C38"/>
    <w:rsid w:val="002F7BB3"/>
    <w:rsid w:val="0030193C"/>
    <w:rsid w:val="003019F4"/>
    <w:rsid w:val="0030306D"/>
    <w:rsid w:val="00304198"/>
    <w:rsid w:val="003046CC"/>
    <w:rsid w:val="0030566B"/>
    <w:rsid w:val="00305782"/>
    <w:rsid w:val="003061FB"/>
    <w:rsid w:val="0030773B"/>
    <w:rsid w:val="00307877"/>
    <w:rsid w:val="00307E41"/>
    <w:rsid w:val="00310276"/>
    <w:rsid w:val="003105DE"/>
    <w:rsid w:val="00310BA4"/>
    <w:rsid w:val="00311D6A"/>
    <w:rsid w:val="00311DAD"/>
    <w:rsid w:val="00311EFE"/>
    <w:rsid w:val="00313123"/>
    <w:rsid w:val="00313D93"/>
    <w:rsid w:val="00313F61"/>
    <w:rsid w:val="00314092"/>
    <w:rsid w:val="00316CA1"/>
    <w:rsid w:val="00316D8A"/>
    <w:rsid w:val="00320390"/>
    <w:rsid w:val="00320CFB"/>
    <w:rsid w:val="00321A5E"/>
    <w:rsid w:val="00322222"/>
    <w:rsid w:val="003222A1"/>
    <w:rsid w:val="00322403"/>
    <w:rsid w:val="00324454"/>
    <w:rsid w:val="00324FA1"/>
    <w:rsid w:val="00325642"/>
    <w:rsid w:val="00325B7C"/>
    <w:rsid w:val="00327250"/>
    <w:rsid w:val="003278AD"/>
    <w:rsid w:val="00331341"/>
    <w:rsid w:val="00331709"/>
    <w:rsid w:val="0033234F"/>
    <w:rsid w:val="003350EA"/>
    <w:rsid w:val="003360BF"/>
    <w:rsid w:val="003372B4"/>
    <w:rsid w:val="00340C32"/>
    <w:rsid w:val="003411E6"/>
    <w:rsid w:val="00341317"/>
    <w:rsid w:val="0034180B"/>
    <w:rsid w:val="0034313A"/>
    <w:rsid w:val="0034532F"/>
    <w:rsid w:val="003462C5"/>
    <w:rsid w:val="003473B8"/>
    <w:rsid w:val="003478CF"/>
    <w:rsid w:val="00350596"/>
    <w:rsid w:val="00350ED8"/>
    <w:rsid w:val="00350FA3"/>
    <w:rsid w:val="003530FF"/>
    <w:rsid w:val="00354FA3"/>
    <w:rsid w:val="00355B5F"/>
    <w:rsid w:val="00356189"/>
    <w:rsid w:val="00356A6D"/>
    <w:rsid w:val="00357002"/>
    <w:rsid w:val="0036084A"/>
    <w:rsid w:val="003609D9"/>
    <w:rsid w:val="00360B3E"/>
    <w:rsid w:val="00364066"/>
    <w:rsid w:val="0036415E"/>
    <w:rsid w:val="003645F4"/>
    <w:rsid w:val="00365018"/>
    <w:rsid w:val="00365E22"/>
    <w:rsid w:val="003704F9"/>
    <w:rsid w:val="003728E3"/>
    <w:rsid w:val="00375780"/>
    <w:rsid w:val="00377AC3"/>
    <w:rsid w:val="00382323"/>
    <w:rsid w:val="00384C95"/>
    <w:rsid w:val="00387868"/>
    <w:rsid w:val="003904CA"/>
    <w:rsid w:val="00390A88"/>
    <w:rsid w:val="00391D1B"/>
    <w:rsid w:val="003933B8"/>
    <w:rsid w:val="003937BD"/>
    <w:rsid w:val="00393DBD"/>
    <w:rsid w:val="00393DEF"/>
    <w:rsid w:val="00394529"/>
    <w:rsid w:val="0039666D"/>
    <w:rsid w:val="00396A09"/>
    <w:rsid w:val="00397156"/>
    <w:rsid w:val="003A04FB"/>
    <w:rsid w:val="003A0616"/>
    <w:rsid w:val="003A0A2D"/>
    <w:rsid w:val="003A154E"/>
    <w:rsid w:val="003A201D"/>
    <w:rsid w:val="003A2D5A"/>
    <w:rsid w:val="003A3D93"/>
    <w:rsid w:val="003A3EDA"/>
    <w:rsid w:val="003A46F3"/>
    <w:rsid w:val="003A4F02"/>
    <w:rsid w:val="003A5F2D"/>
    <w:rsid w:val="003A67B0"/>
    <w:rsid w:val="003A76E8"/>
    <w:rsid w:val="003B08A0"/>
    <w:rsid w:val="003B121F"/>
    <w:rsid w:val="003B1FA5"/>
    <w:rsid w:val="003B2DFB"/>
    <w:rsid w:val="003B3DF8"/>
    <w:rsid w:val="003B7275"/>
    <w:rsid w:val="003B72AF"/>
    <w:rsid w:val="003B79A8"/>
    <w:rsid w:val="003C078B"/>
    <w:rsid w:val="003C0CD9"/>
    <w:rsid w:val="003C1514"/>
    <w:rsid w:val="003C19CD"/>
    <w:rsid w:val="003C33C1"/>
    <w:rsid w:val="003C3503"/>
    <w:rsid w:val="003C35BA"/>
    <w:rsid w:val="003C54AD"/>
    <w:rsid w:val="003C5A8F"/>
    <w:rsid w:val="003C6DE1"/>
    <w:rsid w:val="003D0DCC"/>
    <w:rsid w:val="003D13C5"/>
    <w:rsid w:val="003D142A"/>
    <w:rsid w:val="003D4145"/>
    <w:rsid w:val="003D5ECB"/>
    <w:rsid w:val="003D5F54"/>
    <w:rsid w:val="003D66F9"/>
    <w:rsid w:val="003D6E42"/>
    <w:rsid w:val="003E0ADA"/>
    <w:rsid w:val="003E12ED"/>
    <w:rsid w:val="003E2700"/>
    <w:rsid w:val="003E3921"/>
    <w:rsid w:val="003E5766"/>
    <w:rsid w:val="003E58AD"/>
    <w:rsid w:val="003E60E9"/>
    <w:rsid w:val="003F195E"/>
    <w:rsid w:val="003F2396"/>
    <w:rsid w:val="003F3022"/>
    <w:rsid w:val="003F4730"/>
    <w:rsid w:val="003F5024"/>
    <w:rsid w:val="003F5B4D"/>
    <w:rsid w:val="003F5BD6"/>
    <w:rsid w:val="003F65E6"/>
    <w:rsid w:val="003F7223"/>
    <w:rsid w:val="004034F6"/>
    <w:rsid w:val="00404DF6"/>
    <w:rsid w:val="004059E1"/>
    <w:rsid w:val="00405A14"/>
    <w:rsid w:val="00405EF0"/>
    <w:rsid w:val="00410393"/>
    <w:rsid w:val="00411DEC"/>
    <w:rsid w:val="0041616F"/>
    <w:rsid w:val="00416A57"/>
    <w:rsid w:val="00417369"/>
    <w:rsid w:val="00417DB7"/>
    <w:rsid w:val="0042227E"/>
    <w:rsid w:val="00423786"/>
    <w:rsid w:val="0042417C"/>
    <w:rsid w:val="004247A0"/>
    <w:rsid w:val="00425114"/>
    <w:rsid w:val="004258FB"/>
    <w:rsid w:val="004268A5"/>
    <w:rsid w:val="00426E6A"/>
    <w:rsid w:val="00426FC3"/>
    <w:rsid w:val="00432385"/>
    <w:rsid w:val="00434804"/>
    <w:rsid w:val="00436156"/>
    <w:rsid w:val="00440EFA"/>
    <w:rsid w:val="00443153"/>
    <w:rsid w:val="00443A60"/>
    <w:rsid w:val="0044477F"/>
    <w:rsid w:val="004452E8"/>
    <w:rsid w:val="00445492"/>
    <w:rsid w:val="0044649A"/>
    <w:rsid w:val="00447C29"/>
    <w:rsid w:val="00451F2A"/>
    <w:rsid w:val="00455A29"/>
    <w:rsid w:val="00455ADA"/>
    <w:rsid w:val="00456285"/>
    <w:rsid w:val="004562AF"/>
    <w:rsid w:val="0045696E"/>
    <w:rsid w:val="00456F27"/>
    <w:rsid w:val="00457096"/>
    <w:rsid w:val="00461D40"/>
    <w:rsid w:val="00461E9E"/>
    <w:rsid w:val="00462076"/>
    <w:rsid w:val="0046235C"/>
    <w:rsid w:val="00463A1F"/>
    <w:rsid w:val="00464C0F"/>
    <w:rsid w:val="004658D4"/>
    <w:rsid w:val="00465E7F"/>
    <w:rsid w:val="004671B3"/>
    <w:rsid w:val="004671D0"/>
    <w:rsid w:val="004674CB"/>
    <w:rsid w:val="0047012E"/>
    <w:rsid w:val="0047079D"/>
    <w:rsid w:val="00470DFC"/>
    <w:rsid w:val="00471DDA"/>
    <w:rsid w:val="00472FF1"/>
    <w:rsid w:val="0047546D"/>
    <w:rsid w:val="00475FFC"/>
    <w:rsid w:val="004771DF"/>
    <w:rsid w:val="0048082B"/>
    <w:rsid w:val="00480B02"/>
    <w:rsid w:val="00480E1F"/>
    <w:rsid w:val="0048133F"/>
    <w:rsid w:val="00481395"/>
    <w:rsid w:val="00482158"/>
    <w:rsid w:val="004827AA"/>
    <w:rsid w:val="004843E4"/>
    <w:rsid w:val="00485BA9"/>
    <w:rsid w:val="00486ECC"/>
    <w:rsid w:val="00487FE9"/>
    <w:rsid w:val="004905B4"/>
    <w:rsid w:val="00491BF5"/>
    <w:rsid w:val="00493171"/>
    <w:rsid w:val="00495C7E"/>
    <w:rsid w:val="0049636C"/>
    <w:rsid w:val="00497253"/>
    <w:rsid w:val="00497DF8"/>
    <w:rsid w:val="004A1FD9"/>
    <w:rsid w:val="004A3C1D"/>
    <w:rsid w:val="004A5764"/>
    <w:rsid w:val="004B08FB"/>
    <w:rsid w:val="004B1AA6"/>
    <w:rsid w:val="004B1C91"/>
    <w:rsid w:val="004B20DC"/>
    <w:rsid w:val="004B416F"/>
    <w:rsid w:val="004B4842"/>
    <w:rsid w:val="004B48E2"/>
    <w:rsid w:val="004B5AEC"/>
    <w:rsid w:val="004B5C89"/>
    <w:rsid w:val="004B5F66"/>
    <w:rsid w:val="004B7D82"/>
    <w:rsid w:val="004C05A8"/>
    <w:rsid w:val="004C30D3"/>
    <w:rsid w:val="004C3101"/>
    <w:rsid w:val="004C3F1B"/>
    <w:rsid w:val="004C515E"/>
    <w:rsid w:val="004C5753"/>
    <w:rsid w:val="004C6A48"/>
    <w:rsid w:val="004C72BB"/>
    <w:rsid w:val="004D432B"/>
    <w:rsid w:val="004D5250"/>
    <w:rsid w:val="004D5BAA"/>
    <w:rsid w:val="004D5BBC"/>
    <w:rsid w:val="004D5D2A"/>
    <w:rsid w:val="004D61F6"/>
    <w:rsid w:val="004D6A53"/>
    <w:rsid w:val="004D6AA7"/>
    <w:rsid w:val="004E152B"/>
    <w:rsid w:val="004E289D"/>
    <w:rsid w:val="004E32A4"/>
    <w:rsid w:val="004E4369"/>
    <w:rsid w:val="004E4599"/>
    <w:rsid w:val="004E473C"/>
    <w:rsid w:val="004E4CD7"/>
    <w:rsid w:val="004E5F1E"/>
    <w:rsid w:val="004E5F84"/>
    <w:rsid w:val="004E654F"/>
    <w:rsid w:val="004E6B62"/>
    <w:rsid w:val="004E6CD9"/>
    <w:rsid w:val="004E7DC0"/>
    <w:rsid w:val="004F0341"/>
    <w:rsid w:val="004F0F49"/>
    <w:rsid w:val="004F18BD"/>
    <w:rsid w:val="004F2F2C"/>
    <w:rsid w:val="004F78C4"/>
    <w:rsid w:val="005000F6"/>
    <w:rsid w:val="005006BF"/>
    <w:rsid w:val="00500D96"/>
    <w:rsid w:val="0050106C"/>
    <w:rsid w:val="0050119F"/>
    <w:rsid w:val="00502A8F"/>
    <w:rsid w:val="00505CB8"/>
    <w:rsid w:val="005064FA"/>
    <w:rsid w:val="00506949"/>
    <w:rsid w:val="00506B47"/>
    <w:rsid w:val="00511BAC"/>
    <w:rsid w:val="0051235B"/>
    <w:rsid w:val="00514B58"/>
    <w:rsid w:val="005154F9"/>
    <w:rsid w:val="00520702"/>
    <w:rsid w:val="00520CA8"/>
    <w:rsid w:val="005233AB"/>
    <w:rsid w:val="00524B8D"/>
    <w:rsid w:val="00525824"/>
    <w:rsid w:val="00526CDF"/>
    <w:rsid w:val="0052705E"/>
    <w:rsid w:val="005308F1"/>
    <w:rsid w:val="0053098A"/>
    <w:rsid w:val="00532C75"/>
    <w:rsid w:val="005331DE"/>
    <w:rsid w:val="005345CD"/>
    <w:rsid w:val="00536B8B"/>
    <w:rsid w:val="00536FB1"/>
    <w:rsid w:val="00537626"/>
    <w:rsid w:val="0054078C"/>
    <w:rsid w:val="00543E3E"/>
    <w:rsid w:val="00544910"/>
    <w:rsid w:val="00545E97"/>
    <w:rsid w:val="00547341"/>
    <w:rsid w:val="0055113B"/>
    <w:rsid w:val="005512D0"/>
    <w:rsid w:val="00552AC4"/>
    <w:rsid w:val="005530C6"/>
    <w:rsid w:val="00553B21"/>
    <w:rsid w:val="00557A20"/>
    <w:rsid w:val="005606CF"/>
    <w:rsid w:val="00561994"/>
    <w:rsid w:val="00561D3B"/>
    <w:rsid w:val="005637D5"/>
    <w:rsid w:val="00567BAF"/>
    <w:rsid w:val="00570337"/>
    <w:rsid w:val="00571520"/>
    <w:rsid w:val="00571AE6"/>
    <w:rsid w:val="00574397"/>
    <w:rsid w:val="005756A6"/>
    <w:rsid w:val="00576EE9"/>
    <w:rsid w:val="00576FE1"/>
    <w:rsid w:val="00577A18"/>
    <w:rsid w:val="0058019D"/>
    <w:rsid w:val="005816E8"/>
    <w:rsid w:val="005830D2"/>
    <w:rsid w:val="00583D23"/>
    <w:rsid w:val="00584A06"/>
    <w:rsid w:val="00584BAF"/>
    <w:rsid w:val="00587CBA"/>
    <w:rsid w:val="005911B1"/>
    <w:rsid w:val="005934D1"/>
    <w:rsid w:val="0059489D"/>
    <w:rsid w:val="00595F46"/>
    <w:rsid w:val="00596506"/>
    <w:rsid w:val="0059654C"/>
    <w:rsid w:val="00597254"/>
    <w:rsid w:val="00597678"/>
    <w:rsid w:val="005A02A0"/>
    <w:rsid w:val="005A108B"/>
    <w:rsid w:val="005A24DC"/>
    <w:rsid w:val="005A42B0"/>
    <w:rsid w:val="005B0EA6"/>
    <w:rsid w:val="005B0FD4"/>
    <w:rsid w:val="005B2C54"/>
    <w:rsid w:val="005B3E92"/>
    <w:rsid w:val="005B4099"/>
    <w:rsid w:val="005B41FD"/>
    <w:rsid w:val="005B53A5"/>
    <w:rsid w:val="005B66CB"/>
    <w:rsid w:val="005B780C"/>
    <w:rsid w:val="005B7F80"/>
    <w:rsid w:val="005C03F6"/>
    <w:rsid w:val="005C045D"/>
    <w:rsid w:val="005C0E31"/>
    <w:rsid w:val="005C1038"/>
    <w:rsid w:val="005C2E56"/>
    <w:rsid w:val="005C45B4"/>
    <w:rsid w:val="005C6DCE"/>
    <w:rsid w:val="005C79B9"/>
    <w:rsid w:val="005D14AA"/>
    <w:rsid w:val="005D5910"/>
    <w:rsid w:val="005D7043"/>
    <w:rsid w:val="005D76B6"/>
    <w:rsid w:val="005E0AEA"/>
    <w:rsid w:val="005E12C7"/>
    <w:rsid w:val="005E271A"/>
    <w:rsid w:val="005E47AF"/>
    <w:rsid w:val="005E4D0B"/>
    <w:rsid w:val="005E5E26"/>
    <w:rsid w:val="005E678B"/>
    <w:rsid w:val="005E784A"/>
    <w:rsid w:val="005E7A17"/>
    <w:rsid w:val="005E7DFD"/>
    <w:rsid w:val="005F152E"/>
    <w:rsid w:val="005F15C6"/>
    <w:rsid w:val="005F446D"/>
    <w:rsid w:val="005F5100"/>
    <w:rsid w:val="005F5735"/>
    <w:rsid w:val="005F71F7"/>
    <w:rsid w:val="00600B07"/>
    <w:rsid w:val="00601512"/>
    <w:rsid w:val="006019BD"/>
    <w:rsid w:val="00603C69"/>
    <w:rsid w:val="00604396"/>
    <w:rsid w:val="0060756A"/>
    <w:rsid w:val="006076ED"/>
    <w:rsid w:val="00607B93"/>
    <w:rsid w:val="00607E3D"/>
    <w:rsid w:val="006111FA"/>
    <w:rsid w:val="006118EA"/>
    <w:rsid w:val="00611EAC"/>
    <w:rsid w:val="00613362"/>
    <w:rsid w:val="00616CBC"/>
    <w:rsid w:val="00620F9C"/>
    <w:rsid w:val="006215F8"/>
    <w:rsid w:val="00621A10"/>
    <w:rsid w:val="00626BBD"/>
    <w:rsid w:val="006279E7"/>
    <w:rsid w:val="00630642"/>
    <w:rsid w:val="00631154"/>
    <w:rsid w:val="00633D5C"/>
    <w:rsid w:val="006350D3"/>
    <w:rsid w:val="0063552F"/>
    <w:rsid w:val="006361DA"/>
    <w:rsid w:val="00636E6C"/>
    <w:rsid w:val="0064081B"/>
    <w:rsid w:val="0064083A"/>
    <w:rsid w:val="00640F50"/>
    <w:rsid w:val="00641147"/>
    <w:rsid w:val="00644264"/>
    <w:rsid w:val="006453CA"/>
    <w:rsid w:val="006465C4"/>
    <w:rsid w:val="00646A9F"/>
    <w:rsid w:val="00647910"/>
    <w:rsid w:val="00647F5D"/>
    <w:rsid w:val="0065120A"/>
    <w:rsid w:val="0065215F"/>
    <w:rsid w:val="00652CFB"/>
    <w:rsid w:val="006536AA"/>
    <w:rsid w:val="006537DF"/>
    <w:rsid w:val="00654139"/>
    <w:rsid w:val="006543ED"/>
    <w:rsid w:val="00655B9A"/>
    <w:rsid w:val="00660A9D"/>
    <w:rsid w:val="00660CE9"/>
    <w:rsid w:val="00660D45"/>
    <w:rsid w:val="00660EC5"/>
    <w:rsid w:val="00661ECF"/>
    <w:rsid w:val="006638B7"/>
    <w:rsid w:val="00663E2D"/>
    <w:rsid w:val="00663F13"/>
    <w:rsid w:val="00664A7C"/>
    <w:rsid w:val="00664C19"/>
    <w:rsid w:val="0066544D"/>
    <w:rsid w:val="006656C3"/>
    <w:rsid w:val="006658D3"/>
    <w:rsid w:val="00665992"/>
    <w:rsid w:val="006672F8"/>
    <w:rsid w:val="0067201F"/>
    <w:rsid w:val="0067219D"/>
    <w:rsid w:val="00672A3B"/>
    <w:rsid w:val="00672D05"/>
    <w:rsid w:val="00674C98"/>
    <w:rsid w:val="00676151"/>
    <w:rsid w:val="00677800"/>
    <w:rsid w:val="006779CE"/>
    <w:rsid w:val="00677D82"/>
    <w:rsid w:val="006812CC"/>
    <w:rsid w:val="00681C3C"/>
    <w:rsid w:val="006831D2"/>
    <w:rsid w:val="00684C3F"/>
    <w:rsid w:val="00684E01"/>
    <w:rsid w:val="006864F2"/>
    <w:rsid w:val="00687978"/>
    <w:rsid w:val="00690512"/>
    <w:rsid w:val="00692D08"/>
    <w:rsid w:val="00692FEF"/>
    <w:rsid w:val="006953F5"/>
    <w:rsid w:val="00695C62"/>
    <w:rsid w:val="006962B8"/>
    <w:rsid w:val="006A123A"/>
    <w:rsid w:val="006A1F9D"/>
    <w:rsid w:val="006A237A"/>
    <w:rsid w:val="006A281C"/>
    <w:rsid w:val="006A4BDA"/>
    <w:rsid w:val="006A52AC"/>
    <w:rsid w:val="006A6F12"/>
    <w:rsid w:val="006A722F"/>
    <w:rsid w:val="006A7AF7"/>
    <w:rsid w:val="006B0027"/>
    <w:rsid w:val="006B0253"/>
    <w:rsid w:val="006B04E5"/>
    <w:rsid w:val="006B0EC5"/>
    <w:rsid w:val="006B10B5"/>
    <w:rsid w:val="006B280B"/>
    <w:rsid w:val="006B327D"/>
    <w:rsid w:val="006B3B79"/>
    <w:rsid w:val="006B3EE8"/>
    <w:rsid w:val="006B4333"/>
    <w:rsid w:val="006B5036"/>
    <w:rsid w:val="006B50B6"/>
    <w:rsid w:val="006B6987"/>
    <w:rsid w:val="006C04E8"/>
    <w:rsid w:val="006C1F49"/>
    <w:rsid w:val="006C1FE7"/>
    <w:rsid w:val="006C24A8"/>
    <w:rsid w:val="006C2726"/>
    <w:rsid w:val="006C37E5"/>
    <w:rsid w:val="006C4970"/>
    <w:rsid w:val="006C504B"/>
    <w:rsid w:val="006C6483"/>
    <w:rsid w:val="006C66CB"/>
    <w:rsid w:val="006C7398"/>
    <w:rsid w:val="006D18A9"/>
    <w:rsid w:val="006D2D90"/>
    <w:rsid w:val="006D3171"/>
    <w:rsid w:val="006D5C08"/>
    <w:rsid w:val="006E01AA"/>
    <w:rsid w:val="006E01B3"/>
    <w:rsid w:val="006E0415"/>
    <w:rsid w:val="006E0F17"/>
    <w:rsid w:val="006E0FD2"/>
    <w:rsid w:val="006E2C20"/>
    <w:rsid w:val="006E4003"/>
    <w:rsid w:val="006E43E2"/>
    <w:rsid w:val="006E5677"/>
    <w:rsid w:val="006E6519"/>
    <w:rsid w:val="006E662B"/>
    <w:rsid w:val="006E6880"/>
    <w:rsid w:val="006E6A12"/>
    <w:rsid w:val="006E7F26"/>
    <w:rsid w:val="006F16F1"/>
    <w:rsid w:val="006F2052"/>
    <w:rsid w:val="006F2234"/>
    <w:rsid w:val="006F417C"/>
    <w:rsid w:val="006F4C41"/>
    <w:rsid w:val="006F4CFD"/>
    <w:rsid w:val="006F5A9A"/>
    <w:rsid w:val="006F5C56"/>
    <w:rsid w:val="006F5FD1"/>
    <w:rsid w:val="006F7449"/>
    <w:rsid w:val="006F7CAA"/>
    <w:rsid w:val="00700057"/>
    <w:rsid w:val="0070110C"/>
    <w:rsid w:val="0070170C"/>
    <w:rsid w:val="007021AA"/>
    <w:rsid w:val="0070589C"/>
    <w:rsid w:val="007105BF"/>
    <w:rsid w:val="00711036"/>
    <w:rsid w:val="00711728"/>
    <w:rsid w:val="007168BC"/>
    <w:rsid w:val="007169CC"/>
    <w:rsid w:val="00720D3C"/>
    <w:rsid w:val="007211F9"/>
    <w:rsid w:val="00722F39"/>
    <w:rsid w:val="00723393"/>
    <w:rsid w:val="00723591"/>
    <w:rsid w:val="00723C4C"/>
    <w:rsid w:val="0072486C"/>
    <w:rsid w:val="00725708"/>
    <w:rsid w:val="00726BE6"/>
    <w:rsid w:val="00726CB1"/>
    <w:rsid w:val="00726EB3"/>
    <w:rsid w:val="00730EF6"/>
    <w:rsid w:val="00732BBA"/>
    <w:rsid w:val="00732EB7"/>
    <w:rsid w:val="007330D0"/>
    <w:rsid w:val="00735418"/>
    <w:rsid w:val="007360BB"/>
    <w:rsid w:val="007360F6"/>
    <w:rsid w:val="0073657B"/>
    <w:rsid w:val="0073660B"/>
    <w:rsid w:val="00737CE9"/>
    <w:rsid w:val="007408F1"/>
    <w:rsid w:val="0074184B"/>
    <w:rsid w:val="00741A79"/>
    <w:rsid w:val="0074239D"/>
    <w:rsid w:val="00742771"/>
    <w:rsid w:val="00742AAE"/>
    <w:rsid w:val="00744180"/>
    <w:rsid w:val="0074440B"/>
    <w:rsid w:val="0074612F"/>
    <w:rsid w:val="0074702A"/>
    <w:rsid w:val="0074753D"/>
    <w:rsid w:val="007512CB"/>
    <w:rsid w:val="00751C50"/>
    <w:rsid w:val="0075299C"/>
    <w:rsid w:val="00753B9B"/>
    <w:rsid w:val="00753C3B"/>
    <w:rsid w:val="00754FE9"/>
    <w:rsid w:val="00761A86"/>
    <w:rsid w:val="0076349E"/>
    <w:rsid w:val="00763C6A"/>
    <w:rsid w:val="00764907"/>
    <w:rsid w:val="00766009"/>
    <w:rsid w:val="007660EE"/>
    <w:rsid w:val="00766A7C"/>
    <w:rsid w:val="007676C3"/>
    <w:rsid w:val="007676D9"/>
    <w:rsid w:val="00770962"/>
    <w:rsid w:val="00770C2F"/>
    <w:rsid w:val="00770D5D"/>
    <w:rsid w:val="00770DBE"/>
    <w:rsid w:val="00771F41"/>
    <w:rsid w:val="0077220E"/>
    <w:rsid w:val="00772395"/>
    <w:rsid w:val="00772775"/>
    <w:rsid w:val="007739CF"/>
    <w:rsid w:val="00773AA6"/>
    <w:rsid w:val="007740F1"/>
    <w:rsid w:val="00776054"/>
    <w:rsid w:val="00777645"/>
    <w:rsid w:val="00777762"/>
    <w:rsid w:val="00780C61"/>
    <w:rsid w:val="007813C4"/>
    <w:rsid w:val="00781A0C"/>
    <w:rsid w:val="00781AE7"/>
    <w:rsid w:val="00782F12"/>
    <w:rsid w:val="00783E19"/>
    <w:rsid w:val="00784486"/>
    <w:rsid w:val="00785374"/>
    <w:rsid w:val="00786479"/>
    <w:rsid w:val="00787C16"/>
    <w:rsid w:val="0079628D"/>
    <w:rsid w:val="00796B07"/>
    <w:rsid w:val="00797569"/>
    <w:rsid w:val="0079772A"/>
    <w:rsid w:val="00797EEB"/>
    <w:rsid w:val="007A0DE0"/>
    <w:rsid w:val="007A2DBB"/>
    <w:rsid w:val="007A6962"/>
    <w:rsid w:val="007A6F0C"/>
    <w:rsid w:val="007A7108"/>
    <w:rsid w:val="007A724D"/>
    <w:rsid w:val="007B1486"/>
    <w:rsid w:val="007B1D55"/>
    <w:rsid w:val="007B240F"/>
    <w:rsid w:val="007B2443"/>
    <w:rsid w:val="007B3387"/>
    <w:rsid w:val="007B4550"/>
    <w:rsid w:val="007B4925"/>
    <w:rsid w:val="007B5C31"/>
    <w:rsid w:val="007B6AEF"/>
    <w:rsid w:val="007C01E9"/>
    <w:rsid w:val="007C022C"/>
    <w:rsid w:val="007C03C7"/>
    <w:rsid w:val="007C06E8"/>
    <w:rsid w:val="007C0E1F"/>
    <w:rsid w:val="007C1208"/>
    <w:rsid w:val="007C3602"/>
    <w:rsid w:val="007C481E"/>
    <w:rsid w:val="007C52C3"/>
    <w:rsid w:val="007C77A1"/>
    <w:rsid w:val="007C7B20"/>
    <w:rsid w:val="007D0930"/>
    <w:rsid w:val="007D0AAC"/>
    <w:rsid w:val="007D1B0F"/>
    <w:rsid w:val="007D4194"/>
    <w:rsid w:val="007D5248"/>
    <w:rsid w:val="007D52E3"/>
    <w:rsid w:val="007D5729"/>
    <w:rsid w:val="007D7F21"/>
    <w:rsid w:val="007E1265"/>
    <w:rsid w:val="007E149B"/>
    <w:rsid w:val="007E2173"/>
    <w:rsid w:val="007E23DD"/>
    <w:rsid w:val="007E2517"/>
    <w:rsid w:val="007E27C3"/>
    <w:rsid w:val="007E3D53"/>
    <w:rsid w:val="007E3DFF"/>
    <w:rsid w:val="007E50D8"/>
    <w:rsid w:val="007E5679"/>
    <w:rsid w:val="007E6100"/>
    <w:rsid w:val="007F0A7F"/>
    <w:rsid w:val="007F31BF"/>
    <w:rsid w:val="007F4C37"/>
    <w:rsid w:val="007F5A31"/>
    <w:rsid w:val="007F6576"/>
    <w:rsid w:val="007F6A45"/>
    <w:rsid w:val="00800AE7"/>
    <w:rsid w:val="008015B2"/>
    <w:rsid w:val="00801CA6"/>
    <w:rsid w:val="00804061"/>
    <w:rsid w:val="00804BFE"/>
    <w:rsid w:val="00806184"/>
    <w:rsid w:val="008072FA"/>
    <w:rsid w:val="0081001B"/>
    <w:rsid w:val="008101F1"/>
    <w:rsid w:val="0081030C"/>
    <w:rsid w:val="00811C39"/>
    <w:rsid w:val="00811CED"/>
    <w:rsid w:val="008120D8"/>
    <w:rsid w:val="00815CAA"/>
    <w:rsid w:val="0081680A"/>
    <w:rsid w:val="008171D3"/>
    <w:rsid w:val="008177FA"/>
    <w:rsid w:val="0082226B"/>
    <w:rsid w:val="00825453"/>
    <w:rsid w:val="00827DA9"/>
    <w:rsid w:val="0083104E"/>
    <w:rsid w:val="00833964"/>
    <w:rsid w:val="008343CC"/>
    <w:rsid w:val="00834BC7"/>
    <w:rsid w:val="00835703"/>
    <w:rsid w:val="00835C93"/>
    <w:rsid w:val="008363CA"/>
    <w:rsid w:val="00840F5D"/>
    <w:rsid w:val="00841C58"/>
    <w:rsid w:val="00842AF7"/>
    <w:rsid w:val="00842D83"/>
    <w:rsid w:val="00843E37"/>
    <w:rsid w:val="008466C8"/>
    <w:rsid w:val="008476AA"/>
    <w:rsid w:val="00850B2F"/>
    <w:rsid w:val="00850C63"/>
    <w:rsid w:val="00851D2A"/>
    <w:rsid w:val="00851DCD"/>
    <w:rsid w:val="008524F7"/>
    <w:rsid w:val="008533AF"/>
    <w:rsid w:val="00853F33"/>
    <w:rsid w:val="008544CF"/>
    <w:rsid w:val="008572C5"/>
    <w:rsid w:val="0086049C"/>
    <w:rsid w:val="0086131F"/>
    <w:rsid w:val="00861CC1"/>
    <w:rsid w:val="00862749"/>
    <w:rsid w:val="008637A3"/>
    <w:rsid w:val="00864F6F"/>
    <w:rsid w:val="00865DBD"/>
    <w:rsid w:val="00865E72"/>
    <w:rsid w:val="008668F0"/>
    <w:rsid w:val="00866DC7"/>
    <w:rsid w:val="00867DF7"/>
    <w:rsid w:val="00867F4D"/>
    <w:rsid w:val="00867FB0"/>
    <w:rsid w:val="00871033"/>
    <w:rsid w:val="0087111B"/>
    <w:rsid w:val="0087150C"/>
    <w:rsid w:val="00871E09"/>
    <w:rsid w:val="0087348F"/>
    <w:rsid w:val="00873ED1"/>
    <w:rsid w:val="008741D8"/>
    <w:rsid w:val="00875175"/>
    <w:rsid w:val="00877B97"/>
    <w:rsid w:val="008828DC"/>
    <w:rsid w:val="00884167"/>
    <w:rsid w:val="008842EE"/>
    <w:rsid w:val="0088568C"/>
    <w:rsid w:val="00885BEB"/>
    <w:rsid w:val="00886069"/>
    <w:rsid w:val="00886411"/>
    <w:rsid w:val="00887540"/>
    <w:rsid w:val="00887D4B"/>
    <w:rsid w:val="00890A6B"/>
    <w:rsid w:val="00890C4F"/>
    <w:rsid w:val="008912A6"/>
    <w:rsid w:val="00891531"/>
    <w:rsid w:val="0089191E"/>
    <w:rsid w:val="00894BED"/>
    <w:rsid w:val="00896224"/>
    <w:rsid w:val="008966E6"/>
    <w:rsid w:val="008978D0"/>
    <w:rsid w:val="00897B8E"/>
    <w:rsid w:val="008A0047"/>
    <w:rsid w:val="008A230E"/>
    <w:rsid w:val="008A2B75"/>
    <w:rsid w:val="008A2C33"/>
    <w:rsid w:val="008A2E9E"/>
    <w:rsid w:val="008A319B"/>
    <w:rsid w:val="008A416A"/>
    <w:rsid w:val="008A41A9"/>
    <w:rsid w:val="008A43E8"/>
    <w:rsid w:val="008A56EA"/>
    <w:rsid w:val="008A5BEF"/>
    <w:rsid w:val="008A6746"/>
    <w:rsid w:val="008A6BF8"/>
    <w:rsid w:val="008B0099"/>
    <w:rsid w:val="008B1388"/>
    <w:rsid w:val="008B14C1"/>
    <w:rsid w:val="008B1C65"/>
    <w:rsid w:val="008B2D5E"/>
    <w:rsid w:val="008B4779"/>
    <w:rsid w:val="008B5028"/>
    <w:rsid w:val="008B6781"/>
    <w:rsid w:val="008B6E51"/>
    <w:rsid w:val="008B7BA9"/>
    <w:rsid w:val="008C00AF"/>
    <w:rsid w:val="008C0122"/>
    <w:rsid w:val="008C044E"/>
    <w:rsid w:val="008C0AA3"/>
    <w:rsid w:val="008C2797"/>
    <w:rsid w:val="008C343A"/>
    <w:rsid w:val="008C34EF"/>
    <w:rsid w:val="008C4CF5"/>
    <w:rsid w:val="008C6491"/>
    <w:rsid w:val="008C7A86"/>
    <w:rsid w:val="008C7FCA"/>
    <w:rsid w:val="008D0987"/>
    <w:rsid w:val="008D144B"/>
    <w:rsid w:val="008D1E20"/>
    <w:rsid w:val="008D29CA"/>
    <w:rsid w:val="008D2C09"/>
    <w:rsid w:val="008D38A9"/>
    <w:rsid w:val="008D69FD"/>
    <w:rsid w:val="008E1280"/>
    <w:rsid w:val="008E1FFA"/>
    <w:rsid w:val="008E21F2"/>
    <w:rsid w:val="008E2C13"/>
    <w:rsid w:val="008E336B"/>
    <w:rsid w:val="008E3AED"/>
    <w:rsid w:val="008E5CDF"/>
    <w:rsid w:val="008E6420"/>
    <w:rsid w:val="008E6762"/>
    <w:rsid w:val="008F0D9E"/>
    <w:rsid w:val="008F1BC9"/>
    <w:rsid w:val="008F1FEA"/>
    <w:rsid w:val="008F36F8"/>
    <w:rsid w:val="008F3F9E"/>
    <w:rsid w:val="008F4896"/>
    <w:rsid w:val="008F57F3"/>
    <w:rsid w:val="008F6EA9"/>
    <w:rsid w:val="008F789D"/>
    <w:rsid w:val="00901107"/>
    <w:rsid w:val="00901711"/>
    <w:rsid w:val="00901E1C"/>
    <w:rsid w:val="00904C78"/>
    <w:rsid w:val="00905226"/>
    <w:rsid w:val="00905983"/>
    <w:rsid w:val="00906808"/>
    <w:rsid w:val="00907127"/>
    <w:rsid w:val="00907569"/>
    <w:rsid w:val="0091187F"/>
    <w:rsid w:val="00911BB9"/>
    <w:rsid w:val="009127D9"/>
    <w:rsid w:val="009135C6"/>
    <w:rsid w:val="009146A8"/>
    <w:rsid w:val="00914750"/>
    <w:rsid w:val="00914EE4"/>
    <w:rsid w:val="00915BCE"/>
    <w:rsid w:val="00917E41"/>
    <w:rsid w:val="009201E2"/>
    <w:rsid w:val="009203C1"/>
    <w:rsid w:val="00920594"/>
    <w:rsid w:val="0092219D"/>
    <w:rsid w:val="009222F0"/>
    <w:rsid w:val="00922461"/>
    <w:rsid w:val="00923402"/>
    <w:rsid w:val="00923CAF"/>
    <w:rsid w:val="009242A8"/>
    <w:rsid w:val="0092566A"/>
    <w:rsid w:val="00925813"/>
    <w:rsid w:val="00925F0D"/>
    <w:rsid w:val="009279D5"/>
    <w:rsid w:val="00927EC4"/>
    <w:rsid w:val="00930D8F"/>
    <w:rsid w:val="009333BD"/>
    <w:rsid w:val="009341F7"/>
    <w:rsid w:val="0093467A"/>
    <w:rsid w:val="00935EB2"/>
    <w:rsid w:val="00936170"/>
    <w:rsid w:val="00936F81"/>
    <w:rsid w:val="009374EF"/>
    <w:rsid w:val="009408E7"/>
    <w:rsid w:val="00940A52"/>
    <w:rsid w:val="00941C5A"/>
    <w:rsid w:val="00941E20"/>
    <w:rsid w:val="00943E70"/>
    <w:rsid w:val="00944C11"/>
    <w:rsid w:val="00944E4B"/>
    <w:rsid w:val="009450AD"/>
    <w:rsid w:val="009471AC"/>
    <w:rsid w:val="009529BA"/>
    <w:rsid w:val="00952A23"/>
    <w:rsid w:val="00952E7D"/>
    <w:rsid w:val="009531BC"/>
    <w:rsid w:val="00960DA6"/>
    <w:rsid w:val="0096102E"/>
    <w:rsid w:val="009610EE"/>
    <w:rsid w:val="00961604"/>
    <w:rsid w:val="00961C23"/>
    <w:rsid w:val="009626BE"/>
    <w:rsid w:val="00962EF2"/>
    <w:rsid w:val="00962F40"/>
    <w:rsid w:val="0096424A"/>
    <w:rsid w:val="009648F8"/>
    <w:rsid w:val="0096633A"/>
    <w:rsid w:val="00966E6F"/>
    <w:rsid w:val="0096778E"/>
    <w:rsid w:val="00970BC1"/>
    <w:rsid w:val="0097170F"/>
    <w:rsid w:val="0097177D"/>
    <w:rsid w:val="00971D3E"/>
    <w:rsid w:val="00973AB9"/>
    <w:rsid w:val="00977D7E"/>
    <w:rsid w:val="00977EE2"/>
    <w:rsid w:val="00982A82"/>
    <w:rsid w:val="00982E69"/>
    <w:rsid w:val="009831C2"/>
    <w:rsid w:val="00984E7E"/>
    <w:rsid w:val="00985B5D"/>
    <w:rsid w:val="009869A3"/>
    <w:rsid w:val="00986B38"/>
    <w:rsid w:val="00987E28"/>
    <w:rsid w:val="00991796"/>
    <w:rsid w:val="00991F59"/>
    <w:rsid w:val="009929E9"/>
    <w:rsid w:val="00993A84"/>
    <w:rsid w:val="0099571F"/>
    <w:rsid w:val="009970E6"/>
    <w:rsid w:val="009A00BD"/>
    <w:rsid w:val="009A1A4A"/>
    <w:rsid w:val="009A1C34"/>
    <w:rsid w:val="009A1CB6"/>
    <w:rsid w:val="009A3FF2"/>
    <w:rsid w:val="009A45E4"/>
    <w:rsid w:val="009A6CB3"/>
    <w:rsid w:val="009A73A6"/>
    <w:rsid w:val="009B0DAA"/>
    <w:rsid w:val="009B2535"/>
    <w:rsid w:val="009B3050"/>
    <w:rsid w:val="009B4DC8"/>
    <w:rsid w:val="009B5A9A"/>
    <w:rsid w:val="009B62CA"/>
    <w:rsid w:val="009B7E8A"/>
    <w:rsid w:val="009C017E"/>
    <w:rsid w:val="009C2045"/>
    <w:rsid w:val="009C23A7"/>
    <w:rsid w:val="009C2BEF"/>
    <w:rsid w:val="009C5460"/>
    <w:rsid w:val="009C59ED"/>
    <w:rsid w:val="009C7DF8"/>
    <w:rsid w:val="009C7EF3"/>
    <w:rsid w:val="009D0CB2"/>
    <w:rsid w:val="009D2E51"/>
    <w:rsid w:val="009D39EB"/>
    <w:rsid w:val="009D4680"/>
    <w:rsid w:val="009D5A10"/>
    <w:rsid w:val="009D6286"/>
    <w:rsid w:val="009D6667"/>
    <w:rsid w:val="009D6DD7"/>
    <w:rsid w:val="009D7E5A"/>
    <w:rsid w:val="009E092F"/>
    <w:rsid w:val="009E0E47"/>
    <w:rsid w:val="009E1108"/>
    <w:rsid w:val="009E3A72"/>
    <w:rsid w:val="009E4184"/>
    <w:rsid w:val="009E54C5"/>
    <w:rsid w:val="009E57BD"/>
    <w:rsid w:val="009E59BF"/>
    <w:rsid w:val="009E69C2"/>
    <w:rsid w:val="009E7135"/>
    <w:rsid w:val="009F2059"/>
    <w:rsid w:val="009F25B4"/>
    <w:rsid w:val="009F2DBB"/>
    <w:rsid w:val="009F5360"/>
    <w:rsid w:val="009F5B03"/>
    <w:rsid w:val="009F5ED9"/>
    <w:rsid w:val="009F7DAF"/>
    <w:rsid w:val="00A001D9"/>
    <w:rsid w:val="00A00743"/>
    <w:rsid w:val="00A01947"/>
    <w:rsid w:val="00A02DD0"/>
    <w:rsid w:val="00A047EB"/>
    <w:rsid w:val="00A05DC4"/>
    <w:rsid w:val="00A07183"/>
    <w:rsid w:val="00A078F5"/>
    <w:rsid w:val="00A10B3E"/>
    <w:rsid w:val="00A10B6F"/>
    <w:rsid w:val="00A13A56"/>
    <w:rsid w:val="00A15656"/>
    <w:rsid w:val="00A17AC0"/>
    <w:rsid w:val="00A17AE4"/>
    <w:rsid w:val="00A17C50"/>
    <w:rsid w:val="00A17FA0"/>
    <w:rsid w:val="00A212EF"/>
    <w:rsid w:val="00A21989"/>
    <w:rsid w:val="00A2213D"/>
    <w:rsid w:val="00A2499A"/>
    <w:rsid w:val="00A25C79"/>
    <w:rsid w:val="00A27D47"/>
    <w:rsid w:val="00A3101D"/>
    <w:rsid w:val="00A31706"/>
    <w:rsid w:val="00A31E36"/>
    <w:rsid w:val="00A33120"/>
    <w:rsid w:val="00A336F7"/>
    <w:rsid w:val="00A3462F"/>
    <w:rsid w:val="00A35D31"/>
    <w:rsid w:val="00A405F0"/>
    <w:rsid w:val="00A425EA"/>
    <w:rsid w:val="00A42FB3"/>
    <w:rsid w:val="00A4493A"/>
    <w:rsid w:val="00A45F24"/>
    <w:rsid w:val="00A50A82"/>
    <w:rsid w:val="00A51FE3"/>
    <w:rsid w:val="00A5201E"/>
    <w:rsid w:val="00A523E1"/>
    <w:rsid w:val="00A530DC"/>
    <w:rsid w:val="00A54309"/>
    <w:rsid w:val="00A56001"/>
    <w:rsid w:val="00A56E82"/>
    <w:rsid w:val="00A576EA"/>
    <w:rsid w:val="00A605E9"/>
    <w:rsid w:val="00A61919"/>
    <w:rsid w:val="00A624B7"/>
    <w:rsid w:val="00A63156"/>
    <w:rsid w:val="00A632E4"/>
    <w:rsid w:val="00A63E51"/>
    <w:rsid w:val="00A65214"/>
    <w:rsid w:val="00A65420"/>
    <w:rsid w:val="00A65B1A"/>
    <w:rsid w:val="00A664BE"/>
    <w:rsid w:val="00A66604"/>
    <w:rsid w:val="00A67C28"/>
    <w:rsid w:val="00A7079A"/>
    <w:rsid w:val="00A70EED"/>
    <w:rsid w:val="00A72045"/>
    <w:rsid w:val="00A72596"/>
    <w:rsid w:val="00A72A00"/>
    <w:rsid w:val="00A7576A"/>
    <w:rsid w:val="00A7585A"/>
    <w:rsid w:val="00A76464"/>
    <w:rsid w:val="00A81895"/>
    <w:rsid w:val="00A819F7"/>
    <w:rsid w:val="00A82E2C"/>
    <w:rsid w:val="00A83874"/>
    <w:rsid w:val="00A843BE"/>
    <w:rsid w:val="00A85535"/>
    <w:rsid w:val="00A86C6C"/>
    <w:rsid w:val="00A87AFE"/>
    <w:rsid w:val="00A92B90"/>
    <w:rsid w:val="00A94BA4"/>
    <w:rsid w:val="00A94DDE"/>
    <w:rsid w:val="00A95EB6"/>
    <w:rsid w:val="00A961CC"/>
    <w:rsid w:val="00A96729"/>
    <w:rsid w:val="00A9701E"/>
    <w:rsid w:val="00A973A0"/>
    <w:rsid w:val="00AA0BF9"/>
    <w:rsid w:val="00AA2A25"/>
    <w:rsid w:val="00AA474B"/>
    <w:rsid w:val="00AA4C77"/>
    <w:rsid w:val="00AA6D95"/>
    <w:rsid w:val="00AB0B42"/>
    <w:rsid w:val="00AB0C97"/>
    <w:rsid w:val="00AB2239"/>
    <w:rsid w:val="00AB2EB9"/>
    <w:rsid w:val="00AB3040"/>
    <w:rsid w:val="00AB3400"/>
    <w:rsid w:val="00AB422C"/>
    <w:rsid w:val="00AB44AC"/>
    <w:rsid w:val="00AB4560"/>
    <w:rsid w:val="00AB64A9"/>
    <w:rsid w:val="00AC0230"/>
    <w:rsid w:val="00AC0A70"/>
    <w:rsid w:val="00AC149D"/>
    <w:rsid w:val="00AC286E"/>
    <w:rsid w:val="00AC4E44"/>
    <w:rsid w:val="00AC5423"/>
    <w:rsid w:val="00AC54C9"/>
    <w:rsid w:val="00AC5713"/>
    <w:rsid w:val="00AC7939"/>
    <w:rsid w:val="00AD1037"/>
    <w:rsid w:val="00AD1AD4"/>
    <w:rsid w:val="00AD4832"/>
    <w:rsid w:val="00AD4D38"/>
    <w:rsid w:val="00AD5975"/>
    <w:rsid w:val="00AD61DE"/>
    <w:rsid w:val="00AD62A4"/>
    <w:rsid w:val="00AD6944"/>
    <w:rsid w:val="00AD6FA8"/>
    <w:rsid w:val="00AD78C9"/>
    <w:rsid w:val="00AE22FD"/>
    <w:rsid w:val="00AE2D51"/>
    <w:rsid w:val="00AE2DBC"/>
    <w:rsid w:val="00AE32BC"/>
    <w:rsid w:val="00AE3BF8"/>
    <w:rsid w:val="00AE4BCA"/>
    <w:rsid w:val="00AE524B"/>
    <w:rsid w:val="00AE6086"/>
    <w:rsid w:val="00AE75A3"/>
    <w:rsid w:val="00AF001B"/>
    <w:rsid w:val="00AF03DB"/>
    <w:rsid w:val="00AF117B"/>
    <w:rsid w:val="00AF3045"/>
    <w:rsid w:val="00AF34CF"/>
    <w:rsid w:val="00AF4141"/>
    <w:rsid w:val="00AF55F7"/>
    <w:rsid w:val="00AF6F70"/>
    <w:rsid w:val="00AF7499"/>
    <w:rsid w:val="00AF774C"/>
    <w:rsid w:val="00B01DB2"/>
    <w:rsid w:val="00B01E09"/>
    <w:rsid w:val="00B0278B"/>
    <w:rsid w:val="00B02CC4"/>
    <w:rsid w:val="00B02D84"/>
    <w:rsid w:val="00B05426"/>
    <w:rsid w:val="00B061EA"/>
    <w:rsid w:val="00B063BA"/>
    <w:rsid w:val="00B07AD8"/>
    <w:rsid w:val="00B10A29"/>
    <w:rsid w:val="00B112AB"/>
    <w:rsid w:val="00B11A14"/>
    <w:rsid w:val="00B11EEB"/>
    <w:rsid w:val="00B12D19"/>
    <w:rsid w:val="00B13204"/>
    <w:rsid w:val="00B13418"/>
    <w:rsid w:val="00B14F45"/>
    <w:rsid w:val="00B1507A"/>
    <w:rsid w:val="00B17282"/>
    <w:rsid w:val="00B17700"/>
    <w:rsid w:val="00B17DE5"/>
    <w:rsid w:val="00B2009B"/>
    <w:rsid w:val="00B21951"/>
    <w:rsid w:val="00B22C6A"/>
    <w:rsid w:val="00B23258"/>
    <w:rsid w:val="00B2444A"/>
    <w:rsid w:val="00B24B06"/>
    <w:rsid w:val="00B25A69"/>
    <w:rsid w:val="00B2636F"/>
    <w:rsid w:val="00B277B1"/>
    <w:rsid w:val="00B277E5"/>
    <w:rsid w:val="00B27863"/>
    <w:rsid w:val="00B27F82"/>
    <w:rsid w:val="00B3080D"/>
    <w:rsid w:val="00B31ACA"/>
    <w:rsid w:val="00B32377"/>
    <w:rsid w:val="00B3427A"/>
    <w:rsid w:val="00B35324"/>
    <w:rsid w:val="00B353DE"/>
    <w:rsid w:val="00B36EBF"/>
    <w:rsid w:val="00B42788"/>
    <w:rsid w:val="00B42A8A"/>
    <w:rsid w:val="00B445F1"/>
    <w:rsid w:val="00B44C65"/>
    <w:rsid w:val="00B451F0"/>
    <w:rsid w:val="00B4555B"/>
    <w:rsid w:val="00B46BC0"/>
    <w:rsid w:val="00B477B0"/>
    <w:rsid w:val="00B504E4"/>
    <w:rsid w:val="00B520D8"/>
    <w:rsid w:val="00B52EAF"/>
    <w:rsid w:val="00B53346"/>
    <w:rsid w:val="00B54553"/>
    <w:rsid w:val="00B57C33"/>
    <w:rsid w:val="00B60444"/>
    <w:rsid w:val="00B611C0"/>
    <w:rsid w:val="00B6347D"/>
    <w:rsid w:val="00B64647"/>
    <w:rsid w:val="00B649B9"/>
    <w:rsid w:val="00B657E6"/>
    <w:rsid w:val="00B657F3"/>
    <w:rsid w:val="00B660AF"/>
    <w:rsid w:val="00B66953"/>
    <w:rsid w:val="00B672E7"/>
    <w:rsid w:val="00B67F4B"/>
    <w:rsid w:val="00B7024C"/>
    <w:rsid w:val="00B72705"/>
    <w:rsid w:val="00B73CB1"/>
    <w:rsid w:val="00B73D78"/>
    <w:rsid w:val="00B74120"/>
    <w:rsid w:val="00B74E93"/>
    <w:rsid w:val="00B77EA0"/>
    <w:rsid w:val="00B8003B"/>
    <w:rsid w:val="00B81076"/>
    <w:rsid w:val="00B83F04"/>
    <w:rsid w:val="00B85737"/>
    <w:rsid w:val="00B8640D"/>
    <w:rsid w:val="00B86D15"/>
    <w:rsid w:val="00B876E4"/>
    <w:rsid w:val="00B87A8C"/>
    <w:rsid w:val="00B918FF"/>
    <w:rsid w:val="00B92BCD"/>
    <w:rsid w:val="00B93BB9"/>
    <w:rsid w:val="00B958E4"/>
    <w:rsid w:val="00B95D65"/>
    <w:rsid w:val="00BA11D2"/>
    <w:rsid w:val="00BA141E"/>
    <w:rsid w:val="00BA1AA5"/>
    <w:rsid w:val="00BA2A7F"/>
    <w:rsid w:val="00BA5512"/>
    <w:rsid w:val="00BA582E"/>
    <w:rsid w:val="00BA5D20"/>
    <w:rsid w:val="00BA6E47"/>
    <w:rsid w:val="00BB0092"/>
    <w:rsid w:val="00BB24F9"/>
    <w:rsid w:val="00BB33DD"/>
    <w:rsid w:val="00BB3B8C"/>
    <w:rsid w:val="00BB4DC6"/>
    <w:rsid w:val="00BB4EA7"/>
    <w:rsid w:val="00BB5BED"/>
    <w:rsid w:val="00BB5EE0"/>
    <w:rsid w:val="00BB60FC"/>
    <w:rsid w:val="00BB69C3"/>
    <w:rsid w:val="00BB7C80"/>
    <w:rsid w:val="00BB7C8E"/>
    <w:rsid w:val="00BC0CEC"/>
    <w:rsid w:val="00BC3F8F"/>
    <w:rsid w:val="00BC528D"/>
    <w:rsid w:val="00BC6007"/>
    <w:rsid w:val="00BC74BF"/>
    <w:rsid w:val="00BD1910"/>
    <w:rsid w:val="00BD2996"/>
    <w:rsid w:val="00BD300D"/>
    <w:rsid w:val="00BD44EC"/>
    <w:rsid w:val="00BD4588"/>
    <w:rsid w:val="00BD577E"/>
    <w:rsid w:val="00BD60DA"/>
    <w:rsid w:val="00BE0206"/>
    <w:rsid w:val="00BE021B"/>
    <w:rsid w:val="00BE19B4"/>
    <w:rsid w:val="00BE1C3D"/>
    <w:rsid w:val="00BE25C3"/>
    <w:rsid w:val="00BE31D9"/>
    <w:rsid w:val="00BE4EA6"/>
    <w:rsid w:val="00BE5F6B"/>
    <w:rsid w:val="00BE669B"/>
    <w:rsid w:val="00BE6787"/>
    <w:rsid w:val="00BE6C51"/>
    <w:rsid w:val="00BE6C7F"/>
    <w:rsid w:val="00BE7A6E"/>
    <w:rsid w:val="00BE7FCB"/>
    <w:rsid w:val="00BF00C9"/>
    <w:rsid w:val="00BF0F7F"/>
    <w:rsid w:val="00BF3F3C"/>
    <w:rsid w:val="00BF4A41"/>
    <w:rsid w:val="00BF4B52"/>
    <w:rsid w:val="00BF4BB7"/>
    <w:rsid w:val="00BF6B5D"/>
    <w:rsid w:val="00BF7009"/>
    <w:rsid w:val="00BF77BE"/>
    <w:rsid w:val="00C01CE7"/>
    <w:rsid w:val="00C02382"/>
    <w:rsid w:val="00C03831"/>
    <w:rsid w:val="00C07531"/>
    <w:rsid w:val="00C11BFE"/>
    <w:rsid w:val="00C1312D"/>
    <w:rsid w:val="00C14115"/>
    <w:rsid w:val="00C1734E"/>
    <w:rsid w:val="00C175DF"/>
    <w:rsid w:val="00C17DAF"/>
    <w:rsid w:val="00C21593"/>
    <w:rsid w:val="00C23175"/>
    <w:rsid w:val="00C239C4"/>
    <w:rsid w:val="00C23A6C"/>
    <w:rsid w:val="00C254CC"/>
    <w:rsid w:val="00C2566F"/>
    <w:rsid w:val="00C25FBB"/>
    <w:rsid w:val="00C260AC"/>
    <w:rsid w:val="00C26B5C"/>
    <w:rsid w:val="00C308F9"/>
    <w:rsid w:val="00C32F6D"/>
    <w:rsid w:val="00C35725"/>
    <w:rsid w:val="00C4032A"/>
    <w:rsid w:val="00C40CD6"/>
    <w:rsid w:val="00C412AD"/>
    <w:rsid w:val="00C432B2"/>
    <w:rsid w:val="00C43FE5"/>
    <w:rsid w:val="00C445BE"/>
    <w:rsid w:val="00C44DCD"/>
    <w:rsid w:val="00C450BF"/>
    <w:rsid w:val="00C46D4A"/>
    <w:rsid w:val="00C51351"/>
    <w:rsid w:val="00C51F84"/>
    <w:rsid w:val="00C52579"/>
    <w:rsid w:val="00C526B6"/>
    <w:rsid w:val="00C53A67"/>
    <w:rsid w:val="00C555C2"/>
    <w:rsid w:val="00C55B22"/>
    <w:rsid w:val="00C56225"/>
    <w:rsid w:val="00C5680C"/>
    <w:rsid w:val="00C56C1D"/>
    <w:rsid w:val="00C578D9"/>
    <w:rsid w:val="00C57F69"/>
    <w:rsid w:val="00C60BCB"/>
    <w:rsid w:val="00C60DEE"/>
    <w:rsid w:val="00C60E10"/>
    <w:rsid w:val="00C62099"/>
    <w:rsid w:val="00C629C4"/>
    <w:rsid w:val="00C62DBA"/>
    <w:rsid w:val="00C64BF7"/>
    <w:rsid w:val="00C651AF"/>
    <w:rsid w:val="00C651E3"/>
    <w:rsid w:val="00C665D8"/>
    <w:rsid w:val="00C66D30"/>
    <w:rsid w:val="00C675AB"/>
    <w:rsid w:val="00C70B11"/>
    <w:rsid w:val="00C70C1B"/>
    <w:rsid w:val="00C70F78"/>
    <w:rsid w:val="00C711CF"/>
    <w:rsid w:val="00C72196"/>
    <w:rsid w:val="00C72247"/>
    <w:rsid w:val="00C72B27"/>
    <w:rsid w:val="00C72EE1"/>
    <w:rsid w:val="00C7375A"/>
    <w:rsid w:val="00C75287"/>
    <w:rsid w:val="00C765A2"/>
    <w:rsid w:val="00C80545"/>
    <w:rsid w:val="00C847EF"/>
    <w:rsid w:val="00C85DB1"/>
    <w:rsid w:val="00C861DF"/>
    <w:rsid w:val="00C9037D"/>
    <w:rsid w:val="00C91038"/>
    <w:rsid w:val="00C92467"/>
    <w:rsid w:val="00C93905"/>
    <w:rsid w:val="00C95C48"/>
    <w:rsid w:val="00C9620E"/>
    <w:rsid w:val="00CA1194"/>
    <w:rsid w:val="00CA1940"/>
    <w:rsid w:val="00CA1C74"/>
    <w:rsid w:val="00CA200E"/>
    <w:rsid w:val="00CA32AA"/>
    <w:rsid w:val="00CA338E"/>
    <w:rsid w:val="00CA5694"/>
    <w:rsid w:val="00CA6030"/>
    <w:rsid w:val="00CA7C57"/>
    <w:rsid w:val="00CB044C"/>
    <w:rsid w:val="00CB07C2"/>
    <w:rsid w:val="00CB2664"/>
    <w:rsid w:val="00CB3228"/>
    <w:rsid w:val="00CB5F4A"/>
    <w:rsid w:val="00CB7BB4"/>
    <w:rsid w:val="00CC0557"/>
    <w:rsid w:val="00CC1535"/>
    <w:rsid w:val="00CC1E8A"/>
    <w:rsid w:val="00CC3467"/>
    <w:rsid w:val="00CC35D7"/>
    <w:rsid w:val="00CC3DEE"/>
    <w:rsid w:val="00CC685E"/>
    <w:rsid w:val="00CC7FD8"/>
    <w:rsid w:val="00CD2C51"/>
    <w:rsid w:val="00CD3A66"/>
    <w:rsid w:val="00CD44AB"/>
    <w:rsid w:val="00CD48D7"/>
    <w:rsid w:val="00CD6747"/>
    <w:rsid w:val="00CD6C81"/>
    <w:rsid w:val="00CD7A61"/>
    <w:rsid w:val="00CE06AE"/>
    <w:rsid w:val="00CE212C"/>
    <w:rsid w:val="00CE309C"/>
    <w:rsid w:val="00CE3936"/>
    <w:rsid w:val="00CE3B5D"/>
    <w:rsid w:val="00CE4093"/>
    <w:rsid w:val="00CE4AAE"/>
    <w:rsid w:val="00CE5361"/>
    <w:rsid w:val="00CE61AF"/>
    <w:rsid w:val="00CE6ACB"/>
    <w:rsid w:val="00CE70A6"/>
    <w:rsid w:val="00CF1E06"/>
    <w:rsid w:val="00CF5AF1"/>
    <w:rsid w:val="00CF5B20"/>
    <w:rsid w:val="00D0061F"/>
    <w:rsid w:val="00D02C6C"/>
    <w:rsid w:val="00D02E93"/>
    <w:rsid w:val="00D03C58"/>
    <w:rsid w:val="00D0592B"/>
    <w:rsid w:val="00D06377"/>
    <w:rsid w:val="00D10EE8"/>
    <w:rsid w:val="00D151CE"/>
    <w:rsid w:val="00D153E6"/>
    <w:rsid w:val="00D165B6"/>
    <w:rsid w:val="00D16745"/>
    <w:rsid w:val="00D1735F"/>
    <w:rsid w:val="00D17F92"/>
    <w:rsid w:val="00D2060F"/>
    <w:rsid w:val="00D2204D"/>
    <w:rsid w:val="00D238A0"/>
    <w:rsid w:val="00D239E5"/>
    <w:rsid w:val="00D23B60"/>
    <w:rsid w:val="00D24C1A"/>
    <w:rsid w:val="00D25878"/>
    <w:rsid w:val="00D25881"/>
    <w:rsid w:val="00D2645B"/>
    <w:rsid w:val="00D30222"/>
    <w:rsid w:val="00D306C2"/>
    <w:rsid w:val="00D3103B"/>
    <w:rsid w:val="00D31980"/>
    <w:rsid w:val="00D31E81"/>
    <w:rsid w:val="00D32471"/>
    <w:rsid w:val="00D33B3F"/>
    <w:rsid w:val="00D3473A"/>
    <w:rsid w:val="00D34C2E"/>
    <w:rsid w:val="00D3641C"/>
    <w:rsid w:val="00D366E4"/>
    <w:rsid w:val="00D36EC0"/>
    <w:rsid w:val="00D37DD7"/>
    <w:rsid w:val="00D44830"/>
    <w:rsid w:val="00D45E32"/>
    <w:rsid w:val="00D47754"/>
    <w:rsid w:val="00D477AB"/>
    <w:rsid w:val="00D47A1A"/>
    <w:rsid w:val="00D53625"/>
    <w:rsid w:val="00D549CA"/>
    <w:rsid w:val="00D571CD"/>
    <w:rsid w:val="00D57A6A"/>
    <w:rsid w:val="00D60BC3"/>
    <w:rsid w:val="00D60DC5"/>
    <w:rsid w:val="00D613AC"/>
    <w:rsid w:val="00D62060"/>
    <w:rsid w:val="00D63F2B"/>
    <w:rsid w:val="00D63F3F"/>
    <w:rsid w:val="00D64750"/>
    <w:rsid w:val="00D64FC1"/>
    <w:rsid w:val="00D65600"/>
    <w:rsid w:val="00D67DE2"/>
    <w:rsid w:val="00D70C68"/>
    <w:rsid w:val="00D7104B"/>
    <w:rsid w:val="00D712F0"/>
    <w:rsid w:val="00D71742"/>
    <w:rsid w:val="00D71AF3"/>
    <w:rsid w:val="00D72CDB"/>
    <w:rsid w:val="00D7369F"/>
    <w:rsid w:val="00D7523B"/>
    <w:rsid w:val="00D811D7"/>
    <w:rsid w:val="00D81640"/>
    <w:rsid w:val="00D82B92"/>
    <w:rsid w:val="00D83010"/>
    <w:rsid w:val="00D86226"/>
    <w:rsid w:val="00D86BB5"/>
    <w:rsid w:val="00D87005"/>
    <w:rsid w:val="00D902E2"/>
    <w:rsid w:val="00D90613"/>
    <w:rsid w:val="00D917DD"/>
    <w:rsid w:val="00D94E8F"/>
    <w:rsid w:val="00D971E7"/>
    <w:rsid w:val="00DA074A"/>
    <w:rsid w:val="00DA0818"/>
    <w:rsid w:val="00DA1F5A"/>
    <w:rsid w:val="00DA3996"/>
    <w:rsid w:val="00DA464F"/>
    <w:rsid w:val="00DA56DF"/>
    <w:rsid w:val="00DA5B07"/>
    <w:rsid w:val="00DA6238"/>
    <w:rsid w:val="00DA7997"/>
    <w:rsid w:val="00DB1639"/>
    <w:rsid w:val="00DB2263"/>
    <w:rsid w:val="00DB3A3F"/>
    <w:rsid w:val="00DB3B01"/>
    <w:rsid w:val="00DB4047"/>
    <w:rsid w:val="00DB4280"/>
    <w:rsid w:val="00DB5774"/>
    <w:rsid w:val="00DB657C"/>
    <w:rsid w:val="00DB660C"/>
    <w:rsid w:val="00DB6B36"/>
    <w:rsid w:val="00DB7DF2"/>
    <w:rsid w:val="00DC1030"/>
    <w:rsid w:val="00DC158C"/>
    <w:rsid w:val="00DC2B53"/>
    <w:rsid w:val="00DC2E87"/>
    <w:rsid w:val="00DC48BF"/>
    <w:rsid w:val="00DC69AA"/>
    <w:rsid w:val="00DC6B1A"/>
    <w:rsid w:val="00DD0DCB"/>
    <w:rsid w:val="00DD12E7"/>
    <w:rsid w:val="00DD134D"/>
    <w:rsid w:val="00DD3C2F"/>
    <w:rsid w:val="00DD45C3"/>
    <w:rsid w:val="00DD49CF"/>
    <w:rsid w:val="00DD68A4"/>
    <w:rsid w:val="00DE0188"/>
    <w:rsid w:val="00DE0957"/>
    <w:rsid w:val="00DE0982"/>
    <w:rsid w:val="00DE28A7"/>
    <w:rsid w:val="00DE52B1"/>
    <w:rsid w:val="00DE52F4"/>
    <w:rsid w:val="00DE54D1"/>
    <w:rsid w:val="00DE66E3"/>
    <w:rsid w:val="00DE6AEA"/>
    <w:rsid w:val="00DF3728"/>
    <w:rsid w:val="00DF46E4"/>
    <w:rsid w:val="00DF4DED"/>
    <w:rsid w:val="00DF61A7"/>
    <w:rsid w:val="00E011DB"/>
    <w:rsid w:val="00E03795"/>
    <w:rsid w:val="00E04B9E"/>
    <w:rsid w:val="00E057A8"/>
    <w:rsid w:val="00E062BD"/>
    <w:rsid w:val="00E0635B"/>
    <w:rsid w:val="00E0651C"/>
    <w:rsid w:val="00E06550"/>
    <w:rsid w:val="00E06A7F"/>
    <w:rsid w:val="00E07B29"/>
    <w:rsid w:val="00E07B78"/>
    <w:rsid w:val="00E10BD7"/>
    <w:rsid w:val="00E11826"/>
    <w:rsid w:val="00E1295C"/>
    <w:rsid w:val="00E20751"/>
    <w:rsid w:val="00E208BB"/>
    <w:rsid w:val="00E20A88"/>
    <w:rsid w:val="00E20F53"/>
    <w:rsid w:val="00E22EEC"/>
    <w:rsid w:val="00E23D5A"/>
    <w:rsid w:val="00E2528B"/>
    <w:rsid w:val="00E259B2"/>
    <w:rsid w:val="00E26ACF"/>
    <w:rsid w:val="00E3160B"/>
    <w:rsid w:val="00E31AEF"/>
    <w:rsid w:val="00E31FAB"/>
    <w:rsid w:val="00E32ABA"/>
    <w:rsid w:val="00E36A60"/>
    <w:rsid w:val="00E36B5A"/>
    <w:rsid w:val="00E36C6C"/>
    <w:rsid w:val="00E37893"/>
    <w:rsid w:val="00E37FC8"/>
    <w:rsid w:val="00E41BE4"/>
    <w:rsid w:val="00E41C0C"/>
    <w:rsid w:val="00E4213E"/>
    <w:rsid w:val="00E437EE"/>
    <w:rsid w:val="00E462AA"/>
    <w:rsid w:val="00E4645E"/>
    <w:rsid w:val="00E476EF"/>
    <w:rsid w:val="00E47F31"/>
    <w:rsid w:val="00E50DBC"/>
    <w:rsid w:val="00E51189"/>
    <w:rsid w:val="00E51CA4"/>
    <w:rsid w:val="00E53208"/>
    <w:rsid w:val="00E53561"/>
    <w:rsid w:val="00E56C82"/>
    <w:rsid w:val="00E57828"/>
    <w:rsid w:val="00E57A5F"/>
    <w:rsid w:val="00E57A96"/>
    <w:rsid w:val="00E603F9"/>
    <w:rsid w:val="00E60A95"/>
    <w:rsid w:val="00E61ED6"/>
    <w:rsid w:val="00E639D5"/>
    <w:rsid w:val="00E64165"/>
    <w:rsid w:val="00E64510"/>
    <w:rsid w:val="00E6455D"/>
    <w:rsid w:val="00E66A8B"/>
    <w:rsid w:val="00E67BAA"/>
    <w:rsid w:val="00E7089D"/>
    <w:rsid w:val="00E71451"/>
    <w:rsid w:val="00E72C48"/>
    <w:rsid w:val="00E73BC6"/>
    <w:rsid w:val="00E741AF"/>
    <w:rsid w:val="00E7455A"/>
    <w:rsid w:val="00E7726B"/>
    <w:rsid w:val="00E776DF"/>
    <w:rsid w:val="00E81F2C"/>
    <w:rsid w:val="00E82032"/>
    <w:rsid w:val="00E835E7"/>
    <w:rsid w:val="00E835E8"/>
    <w:rsid w:val="00E83BD2"/>
    <w:rsid w:val="00E85F60"/>
    <w:rsid w:val="00E87AD7"/>
    <w:rsid w:val="00E9136A"/>
    <w:rsid w:val="00E91C68"/>
    <w:rsid w:val="00E92014"/>
    <w:rsid w:val="00E92A5F"/>
    <w:rsid w:val="00E9334B"/>
    <w:rsid w:val="00E95681"/>
    <w:rsid w:val="00E96001"/>
    <w:rsid w:val="00E960BC"/>
    <w:rsid w:val="00E96F21"/>
    <w:rsid w:val="00E97AB1"/>
    <w:rsid w:val="00EA1795"/>
    <w:rsid w:val="00EA221F"/>
    <w:rsid w:val="00EA2F0C"/>
    <w:rsid w:val="00EA32F6"/>
    <w:rsid w:val="00EA340A"/>
    <w:rsid w:val="00EA362C"/>
    <w:rsid w:val="00EA3694"/>
    <w:rsid w:val="00EA5098"/>
    <w:rsid w:val="00EA6B4C"/>
    <w:rsid w:val="00EA6E7B"/>
    <w:rsid w:val="00EA7189"/>
    <w:rsid w:val="00EA7318"/>
    <w:rsid w:val="00EB16FA"/>
    <w:rsid w:val="00EB2732"/>
    <w:rsid w:val="00EB360A"/>
    <w:rsid w:val="00EB39A8"/>
    <w:rsid w:val="00EB3AC1"/>
    <w:rsid w:val="00EB55F7"/>
    <w:rsid w:val="00EB5BC2"/>
    <w:rsid w:val="00EB64BE"/>
    <w:rsid w:val="00EB6711"/>
    <w:rsid w:val="00EB715D"/>
    <w:rsid w:val="00EB74F4"/>
    <w:rsid w:val="00EB755F"/>
    <w:rsid w:val="00EB7E49"/>
    <w:rsid w:val="00EC01FD"/>
    <w:rsid w:val="00EC0688"/>
    <w:rsid w:val="00EC267F"/>
    <w:rsid w:val="00EC5299"/>
    <w:rsid w:val="00EC5394"/>
    <w:rsid w:val="00EC5A03"/>
    <w:rsid w:val="00EC5E0D"/>
    <w:rsid w:val="00EC684D"/>
    <w:rsid w:val="00EC72E2"/>
    <w:rsid w:val="00EC79E8"/>
    <w:rsid w:val="00EC7F0B"/>
    <w:rsid w:val="00ED0444"/>
    <w:rsid w:val="00ED0D4D"/>
    <w:rsid w:val="00ED0DE2"/>
    <w:rsid w:val="00ED1091"/>
    <w:rsid w:val="00ED16FE"/>
    <w:rsid w:val="00ED18FD"/>
    <w:rsid w:val="00ED2016"/>
    <w:rsid w:val="00ED297C"/>
    <w:rsid w:val="00ED3E9E"/>
    <w:rsid w:val="00ED45E8"/>
    <w:rsid w:val="00ED4654"/>
    <w:rsid w:val="00ED66A0"/>
    <w:rsid w:val="00ED765A"/>
    <w:rsid w:val="00ED78AD"/>
    <w:rsid w:val="00ED7AFA"/>
    <w:rsid w:val="00ED7D55"/>
    <w:rsid w:val="00EE16C1"/>
    <w:rsid w:val="00EE1D74"/>
    <w:rsid w:val="00EE3142"/>
    <w:rsid w:val="00EE357B"/>
    <w:rsid w:val="00EE3F33"/>
    <w:rsid w:val="00EE4C21"/>
    <w:rsid w:val="00EE5A89"/>
    <w:rsid w:val="00EE78ED"/>
    <w:rsid w:val="00EE7A74"/>
    <w:rsid w:val="00EF18B3"/>
    <w:rsid w:val="00EF228C"/>
    <w:rsid w:val="00EF30DD"/>
    <w:rsid w:val="00EF3673"/>
    <w:rsid w:val="00EF3E1D"/>
    <w:rsid w:val="00EF4982"/>
    <w:rsid w:val="00EF4B48"/>
    <w:rsid w:val="00EF58B3"/>
    <w:rsid w:val="00F030E1"/>
    <w:rsid w:val="00F070F7"/>
    <w:rsid w:val="00F10126"/>
    <w:rsid w:val="00F101E2"/>
    <w:rsid w:val="00F11F0D"/>
    <w:rsid w:val="00F121DF"/>
    <w:rsid w:val="00F12E7D"/>
    <w:rsid w:val="00F13B38"/>
    <w:rsid w:val="00F141EF"/>
    <w:rsid w:val="00F14714"/>
    <w:rsid w:val="00F14DB9"/>
    <w:rsid w:val="00F164D3"/>
    <w:rsid w:val="00F16565"/>
    <w:rsid w:val="00F17580"/>
    <w:rsid w:val="00F20630"/>
    <w:rsid w:val="00F20F8D"/>
    <w:rsid w:val="00F23036"/>
    <w:rsid w:val="00F24D37"/>
    <w:rsid w:val="00F24FA0"/>
    <w:rsid w:val="00F2691C"/>
    <w:rsid w:val="00F26B9A"/>
    <w:rsid w:val="00F27A4D"/>
    <w:rsid w:val="00F27D10"/>
    <w:rsid w:val="00F31C6C"/>
    <w:rsid w:val="00F32C36"/>
    <w:rsid w:val="00F35A33"/>
    <w:rsid w:val="00F3604E"/>
    <w:rsid w:val="00F3643F"/>
    <w:rsid w:val="00F410E7"/>
    <w:rsid w:val="00F41D7C"/>
    <w:rsid w:val="00F42FD7"/>
    <w:rsid w:val="00F434AA"/>
    <w:rsid w:val="00F43B23"/>
    <w:rsid w:val="00F43CCB"/>
    <w:rsid w:val="00F45012"/>
    <w:rsid w:val="00F4502D"/>
    <w:rsid w:val="00F451AA"/>
    <w:rsid w:val="00F460E8"/>
    <w:rsid w:val="00F46A8C"/>
    <w:rsid w:val="00F46C8B"/>
    <w:rsid w:val="00F50D0B"/>
    <w:rsid w:val="00F50ECC"/>
    <w:rsid w:val="00F51EDD"/>
    <w:rsid w:val="00F526DC"/>
    <w:rsid w:val="00F55D58"/>
    <w:rsid w:val="00F6050C"/>
    <w:rsid w:val="00F60566"/>
    <w:rsid w:val="00F60C80"/>
    <w:rsid w:val="00F60D79"/>
    <w:rsid w:val="00F60ED7"/>
    <w:rsid w:val="00F61EF0"/>
    <w:rsid w:val="00F64362"/>
    <w:rsid w:val="00F65110"/>
    <w:rsid w:val="00F672CA"/>
    <w:rsid w:val="00F67B61"/>
    <w:rsid w:val="00F70CE5"/>
    <w:rsid w:val="00F735C2"/>
    <w:rsid w:val="00F74F5F"/>
    <w:rsid w:val="00F7529F"/>
    <w:rsid w:val="00F76EBB"/>
    <w:rsid w:val="00F77300"/>
    <w:rsid w:val="00F77599"/>
    <w:rsid w:val="00F778F7"/>
    <w:rsid w:val="00F822C5"/>
    <w:rsid w:val="00F8394C"/>
    <w:rsid w:val="00F83B89"/>
    <w:rsid w:val="00F83C3F"/>
    <w:rsid w:val="00F83C66"/>
    <w:rsid w:val="00F84968"/>
    <w:rsid w:val="00F84D45"/>
    <w:rsid w:val="00F84E03"/>
    <w:rsid w:val="00F8546B"/>
    <w:rsid w:val="00F856C4"/>
    <w:rsid w:val="00F866E5"/>
    <w:rsid w:val="00F87905"/>
    <w:rsid w:val="00F87A2A"/>
    <w:rsid w:val="00F92E84"/>
    <w:rsid w:val="00F95EBC"/>
    <w:rsid w:val="00F97B5A"/>
    <w:rsid w:val="00FA1243"/>
    <w:rsid w:val="00FA17C8"/>
    <w:rsid w:val="00FA253F"/>
    <w:rsid w:val="00FA28BA"/>
    <w:rsid w:val="00FA2AD7"/>
    <w:rsid w:val="00FA36A3"/>
    <w:rsid w:val="00FA5F46"/>
    <w:rsid w:val="00FA6D88"/>
    <w:rsid w:val="00FA6F3D"/>
    <w:rsid w:val="00FA6FD9"/>
    <w:rsid w:val="00FA756E"/>
    <w:rsid w:val="00FA7DEB"/>
    <w:rsid w:val="00FB0269"/>
    <w:rsid w:val="00FB09E1"/>
    <w:rsid w:val="00FB1F1F"/>
    <w:rsid w:val="00FB4276"/>
    <w:rsid w:val="00FB71AE"/>
    <w:rsid w:val="00FC2DB9"/>
    <w:rsid w:val="00FC481D"/>
    <w:rsid w:val="00FC555B"/>
    <w:rsid w:val="00FC6A35"/>
    <w:rsid w:val="00FD0C27"/>
    <w:rsid w:val="00FD1A4F"/>
    <w:rsid w:val="00FD4417"/>
    <w:rsid w:val="00FD528B"/>
    <w:rsid w:val="00FD7B49"/>
    <w:rsid w:val="00FD7E1A"/>
    <w:rsid w:val="00FE06F8"/>
    <w:rsid w:val="00FE0746"/>
    <w:rsid w:val="00FE2157"/>
    <w:rsid w:val="00FE2B05"/>
    <w:rsid w:val="00FE42E5"/>
    <w:rsid w:val="00FE6828"/>
    <w:rsid w:val="00FE68F2"/>
    <w:rsid w:val="00FE7B41"/>
    <w:rsid w:val="00FF16BC"/>
    <w:rsid w:val="00FF206C"/>
    <w:rsid w:val="00FF2388"/>
    <w:rsid w:val="00FF24B5"/>
    <w:rsid w:val="00FF31D9"/>
    <w:rsid w:val="00FF3AFB"/>
    <w:rsid w:val="00FF4BED"/>
    <w:rsid w:val="00FF6C19"/>
    <w:rsid w:val="00FF7FF7"/>
    <w:rsid w:val="0F7C84AF"/>
    <w:rsid w:val="13F8B362"/>
    <w:rsid w:val="26E53800"/>
    <w:rsid w:val="6F1BA85E"/>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79830"/>
  <w15:chartTrackingRefBased/>
  <w15:docId w15:val="{D0999522-C24A-40F0-96BB-A69EC731D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iPriority="0" w:unhideWhenUsed="1" w:qFormat="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539"/>
  </w:style>
  <w:style w:type="paragraph" w:styleId="Heading1">
    <w:name w:val="heading 1"/>
    <w:basedOn w:val="Normal"/>
    <w:next w:val="Normal"/>
    <w:link w:val="Heading1Char"/>
    <w:qFormat/>
    <w:rsid w:val="009052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9052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9052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9052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9052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9052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2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2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2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2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2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2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2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2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2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2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2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226"/>
    <w:rPr>
      <w:rFonts w:eastAsiaTheme="majorEastAsia" w:cstheme="majorBidi"/>
      <w:color w:val="272727" w:themeColor="text1" w:themeTint="D8"/>
    </w:rPr>
  </w:style>
  <w:style w:type="paragraph" w:styleId="Title">
    <w:name w:val="Title"/>
    <w:basedOn w:val="Normal"/>
    <w:next w:val="Normal"/>
    <w:link w:val="TitleChar"/>
    <w:uiPriority w:val="10"/>
    <w:qFormat/>
    <w:rsid w:val="009052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2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2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2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226"/>
    <w:pPr>
      <w:spacing w:before="160"/>
      <w:jc w:val="center"/>
    </w:pPr>
    <w:rPr>
      <w:i/>
      <w:iCs/>
      <w:color w:val="404040" w:themeColor="text1" w:themeTint="BF"/>
    </w:rPr>
  </w:style>
  <w:style w:type="character" w:customStyle="1" w:styleId="QuoteChar">
    <w:name w:val="Quote Char"/>
    <w:basedOn w:val="DefaultParagraphFont"/>
    <w:link w:val="Quote"/>
    <w:uiPriority w:val="29"/>
    <w:rsid w:val="00905226"/>
    <w:rPr>
      <w:i/>
      <w:iCs/>
      <w:color w:val="404040" w:themeColor="text1" w:themeTint="BF"/>
    </w:rPr>
  </w:style>
  <w:style w:type="paragraph" w:styleId="ListParagraph">
    <w:name w:val="List Paragraph"/>
    <w:aliases w:val="Lvl 1 Bullet,Johan bulletList Paragraph,Bullets,Liste 1,Report Para,List Paragraph1,List Paragraph11,LIST OF TABLES.,List Paragraph (numbered (a)),En tête 1,List Paragraph111,Number Bullets,List Paragraph1111,List Paragraph11111,Source,Ha"/>
    <w:basedOn w:val="Normal"/>
    <w:link w:val="ListParagraphChar"/>
    <w:uiPriority w:val="34"/>
    <w:qFormat/>
    <w:rsid w:val="00905226"/>
    <w:pPr>
      <w:ind w:left="720"/>
      <w:contextualSpacing/>
    </w:pPr>
  </w:style>
  <w:style w:type="character" w:styleId="IntenseEmphasis">
    <w:name w:val="Intense Emphasis"/>
    <w:basedOn w:val="DefaultParagraphFont"/>
    <w:uiPriority w:val="21"/>
    <w:qFormat/>
    <w:rsid w:val="00905226"/>
    <w:rPr>
      <w:i/>
      <w:iCs/>
      <w:color w:val="0F4761" w:themeColor="accent1" w:themeShade="BF"/>
    </w:rPr>
  </w:style>
  <w:style w:type="paragraph" w:styleId="IntenseQuote">
    <w:name w:val="Intense Quote"/>
    <w:basedOn w:val="Normal"/>
    <w:next w:val="Normal"/>
    <w:link w:val="IntenseQuoteChar"/>
    <w:uiPriority w:val="30"/>
    <w:qFormat/>
    <w:rsid w:val="009052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226"/>
    <w:rPr>
      <w:i/>
      <w:iCs/>
      <w:color w:val="0F4761" w:themeColor="accent1" w:themeShade="BF"/>
    </w:rPr>
  </w:style>
  <w:style w:type="character" w:styleId="IntenseReference">
    <w:name w:val="Intense Reference"/>
    <w:basedOn w:val="DefaultParagraphFont"/>
    <w:uiPriority w:val="32"/>
    <w:qFormat/>
    <w:rsid w:val="00905226"/>
    <w:rPr>
      <w:b/>
      <w:bCs/>
      <w:smallCaps/>
      <w:color w:val="0F4761" w:themeColor="accent1" w:themeShade="BF"/>
      <w:spacing w:val="5"/>
    </w:rPr>
  </w:style>
  <w:style w:type="paragraph" w:styleId="Header">
    <w:name w:val="header"/>
    <w:aliases w:val="Header1,even,HeaderPort"/>
    <w:basedOn w:val="Normal"/>
    <w:link w:val="HeaderChar"/>
    <w:unhideWhenUsed/>
    <w:qFormat/>
    <w:rsid w:val="00603C69"/>
    <w:pPr>
      <w:tabs>
        <w:tab w:val="center" w:pos="4677"/>
        <w:tab w:val="right" w:pos="9355"/>
      </w:tabs>
      <w:spacing w:after="0" w:line="240" w:lineRule="auto"/>
    </w:pPr>
  </w:style>
  <w:style w:type="character" w:customStyle="1" w:styleId="HeaderChar">
    <w:name w:val="Header Char"/>
    <w:aliases w:val="Header1 Char,even Char,HeaderPort Char"/>
    <w:basedOn w:val="DefaultParagraphFont"/>
    <w:link w:val="Header"/>
    <w:qFormat/>
    <w:rsid w:val="00603C69"/>
  </w:style>
  <w:style w:type="paragraph" w:styleId="Footer">
    <w:name w:val="footer"/>
    <w:basedOn w:val="Normal"/>
    <w:link w:val="FooterChar"/>
    <w:uiPriority w:val="99"/>
    <w:unhideWhenUsed/>
    <w:rsid w:val="00603C69"/>
    <w:pPr>
      <w:tabs>
        <w:tab w:val="center" w:pos="4677"/>
        <w:tab w:val="right" w:pos="9355"/>
      </w:tabs>
      <w:spacing w:after="0" w:line="240" w:lineRule="auto"/>
    </w:pPr>
  </w:style>
  <w:style w:type="character" w:customStyle="1" w:styleId="FooterChar">
    <w:name w:val="Footer Char"/>
    <w:basedOn w:val="DefaultParagraphFont"/>
    <w:link w:val="Footer"/>
    <w:uiPriority w:val="99"/>
    <w:rsid w:val="00603C69"/>
  </w:style>
  <w:style w:type="paragraph" w:styleId="NormalWeb">
    <w:name w:val="Normal (Web)"/>
    <w:basedOn w:val="Normal"/>
    <w:uiPriority w:val="99"/>
    <w:unhideWhenUsed/>
    <w:rsid w:val="00157A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aliases w:val="Heading 7 Char2,Heading 7 Char1 Char,Heading 7 Char1 Знак Знак Char Char"/>
    <w:basedOn w:val="DefaultParagraphFont"/>
    <w:uiPriority w:val="99"/>
    <w:unhideWhenUsed/>
    <w:qFormat/>
    <w:rsid w:val="00157A0F"/>
    <w:rPr>
      <w:sz w:val="16"/>
      <w:szCs w:val="16"/>
    </w:rPr>
  </w:style>
  <w:style w:type="paragraph" w:styleId="CommentText">
    <w:name w:val="annotation text"/>
    <w:aliases w:val="Char Char,Char2,Char, Char2, Char"/>
    <w:basedOn w:val="Normal"/>
    <w:link w:val="CommentTextChar"/>
    <w:unhideWhenUsed/>
    <w:qFormat/>
    <w:rsid w:val="00157A0F"/>
    <w:pPr>
      <w:spacing w:line="240" w:lineRule="auto"/>
    </w:pPr>
    <w:rPr>
      <w:sz w:val="20"/>
      <w:szCs w:val="20"/>
    </w:rPr>
  </w:style>
  <w:style w:type="character" w:customStyle="1" w:styleId="CommentTextChar">
    <w:name w:val="Comment Text Char"/>
    <w:aliases w:val="Char Char Char,Char2 Char,Char Char1, Char2 Char, Char Char"/>
    <w:basedOn w:val="DefaultParagraphFont"/>
    <w:link w:val="CommentText"/>
    <w:qFormat/>
    <w:rsid w:val="00157A0F"/>
    <w:rPr>
      <w:sz w:val="20"/>
      <w:szCs w:val="20"/>
    </w:rPr>
  </w:style>
  <w:style w:type="paragraph" w:styleId="CommentSubject">
    <w:name w:val="annotation subject"/>
    <w:basedOn w:val="CommentText"/>
    <w:next w:val="CommentText"/>
    <w:link w:val="CommentSubjectChar"/>
    <w:uiPriority w:val="99"/>
    <w:semiHidden/>
    <w:unhideWhenUsed/>
    <w:rsid w:val="00157A0F"/>
    <w:rPr>
      <w:b/>
      <w:bCs/>
    </w:rPr>
  </w:style>
  <w:style w:type="character" w:customStyle="1" w:styleId="CommentSubjectChar">
    <w:name w:val="Comment Subject Char"/>
    <w:basedOn w:val="CommentTextChar"/>
    <w:link w:val="CommentSubject"/>
    <w:uiPriority w:val="99"/>
    <w:semiHidden/>
    <w:rsid w:val="00157A0F"/>
    <w:rPr>
      <w:b/>
      <w:bCs/>
      <w:sz w:val="20"/>
      <w:szCs w:val="20"/>
    </w:rPr>
  </w:style>
  <w:style w:type="paragraph" w:styleId="BalloonText">
    <w:name w:val="Balloon Text"/>
    <w:basedOn w:val="Normal"/>
    <w:link w:val="BalloonTextChar"/>
    <w:uiPriority w:val="99"/>
    <w:semiHidden/>
    <w:unhideWhenUsed/>
    <w:rsid w:val="00730E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EF6"/>
    <w:rPr>
      <w:rFonts w:ascii="Segoe UI" w:hAnsi="Segoe UI" w:cs="Segoe UI"/>
      <w:sz w:val="18"/>
      <w:szCs w:val="18"/>
    </w:rPr>
  </w:style>
  <w:style w:type="character" w:styleId="Strong">
    <w:name w:val="Strong"/>
    <w:basedOn w:val="DefaultParagraphFont"/>
    <w:uiPriority w:val="22"/>
    <w:qFormat/>
    <w:rsid w:val="008E21F2"/>
    <w:rPr>
      <w:b/>
      <w:bCs/>
    </w:rPr>
  </w:style>
  <w:style w:type="paragraph" w:styleId="Revision">
    <w:name w:val="Revision"/>
    <w:hidden/>
    <w:uiPriority w:val="99"/>
    <w:semiHidden/>
    <w:rsid w:val="007168BC"/>
    <w:pPr>
      <w:spacing w:after="0" w:line="240" w:lineRule="auto"/>
    </w:pPr>
  </w:style>
  <w:style w:type="character" w:customStyle="1" w:styleId="ListParagraphChar">
    <w:name w:val="List Paragraph Char"/>
    <w:aliases w:val="Lvl 1 Bullet Char,Johan bulletList Paragraph Char,Bullets Char,Liste 1 Char,Report Para Char,List Paragraph1 Char,List Paragraph11 Char,LIST OF TABLES. Char,List Paragraph (numbered (a)) Char,En tête 1 Char,List Paragraph111 Char"/>
    <w:basedOn w:val="DefaultParagraphFont"/>
    <w:link w:val="ListParagraph"/>
    <w:uiPriority w:val="34"/>
    <w:qFormat/>
    <w:locked/>
    <w:rsid w:val="00897B8E"/>
  </w:style>
  <w:style w:type="table" w:styleId="TableGrid">
    <w:name w:val="Table Grid"/>
    <w:basedOn w:val="TableNormal"/>
    <w:uiPriority w:val="39"/>
    <w:rsid w:val="00A04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RMBulletList">
    <w:name w:val="ERMBulletList"/>
    <w:uiPriority w:val="99"/>
    <w:rsid w:val="00FA17C8"/>
    <w:pPr>
      <w:numPr>
        <w:numId w:val="59"/>
      </w:numPr>
    </w:pPr>
  </w:style>
  <w:style w:type="paragraph" w:styleId="ListBullet">
    <w:name w:val="List Bullet"/>
    <w:aliases w:val="List Bullet Char Char Char Char,List Bullet Char Char Char Char Char Char Char Char Char Char Char Char,List Bullet Char Char Char Char Char Char Char Char Char Char,List Bullet Char Char Char Char Char"/>
    <w:basedOn w:val="BodyText"/>
    <w:qFormat/>
    <w:rsid w:val="00FA17C8"/>
    <w:pPr>
      <w:spacing w:before="120" w:after="60" w:line="260" w:lineRule="atLeast"/>
      <w:ind w:left="360" w:hanging="360"/>
    </w:pPr>
    <w:rPr>
      <w:rFonts w:eastAsiaTheme="minorEastAsia"/>
      <w:kern w:val="0"/>
      <w:sz w:val="20"/>
      <w:szCs w:val="20"/>
      <w:lang w:val="en-GB"/>
      <w14:ligatures w14:val="none"/>
    </w:rPr>
  </w:style>
  <w:style w:type="paragraph" w:styleId="ListBullet2">
    <w:name w:val="List Bullet 2"/>
    <w:basedOn w:val="Normal"/>
    <w:qFormat/>
    <w:rsid w:val="00FA17C8"/>
    <w:pPr>
      <w:numPr>
        <w:ilvl w:val="1"/>
        <w:numId w:val="60"/>
      </w:numPr>
      <w:spacing w:before="120" w:after="60" w:line="260" w:lineRule="atLeast"/>
    </w:pPr>
    <w:rPr>
      <w:rFonts w:eastAsiaTheme="minorEastAsia"/>
      <w:kern w:val="0"/>
      <w:sz w:val="20"/>
      <w:szCs w:val="20"/>
      <w:lang w:val="en-GB"/>
      <w14:ligatures w14:val="none"/>
    </w:rPr>
  </w:style>
  <w:style w:type="paragraph" w:styleId="ListBullet3">
    <w:name w:val="List Bullet 3"/>
    <w:basedOn w:val="Normal"/>
    <w:qFormat/>
    <w:rsid w:val="00FA17C8"/>
    <w:pPr>
      <w:numPr>
        <w:ilvl w:val="2"/>
        <w:numId w:val="60"/>
      </w:numPr>
      <w:spacing w:before="120" w:after="60" w:line="260" w:lineRule="atLeast"/>
    </w:pPr>
    <w:rPr>
      <w:rFonts w:eastAsiaTheme="minorEastAsia"/>
      <w:kern w:val="0"/>
      <w:sz w:val="20"/>
      <w:szCs w:val="20"/>
      <w:lang w:val="en-GB"/>
      <w14:ligatures w14:val="none"/>
    </w:rPr>
  </w:style>
  <w:style w:type="paragraph" w:styleId="ListBullet4">
    <w:name w:val="List Bullet 4"/>
    <w:basedOn w:val="Normal"/>
    <w:qFormat/>
    <w:rsid w:val="00FA17C8"/>
    <w:pPr>
      <w:numPr>
        <w:ilvl w:val="3"/>
        <w:numId w:val="60"/>
      </w:numPr>
      <w:spacing w:before="120" w:after="60" w:line="260" w:lineRule="atLeast"/>
    </w:pPr>
    <w:rPr>
      <w:rFonts w:eastAsiaTheme="minorEastAsia"/>
      <w:kern w:val="0"/>
      <w:sz w:val="20"/>
      <w:szCs w:val="20"/>
      <w:lang w:val="en-GB"/>
      <w14:ligatures w14:val="none"/>
    </w:rPr>
  </w:style>
  <w:style w:type="paragraph" w:styleId="BodyText">
    <w:name w:val="Body Text"/>
    <w:basedOn w:val="Normal"/>
    <w:link w:val="BodyTextChar"/>
    <w:uiPriority w:val="99"/>
    <w:semiHidden/>
    <w:unhideWhenUsed/>
    <w:rsid w:val="00FA17C8"/>
    <w:pPr>
      <w:spacing w:after="120"/>
    </w:pPr>
  </w:style>
  <w:style w:type="character" w:customStyle="1" w:styleId="BodyTextChar">
    <w:name w:val="Body Text Char"/>
    <w:basedOn w:val="DefaultParagraphFont"/>
    <w:link w:val="BodyText"/>
    <w:uiPriority w:val="99"/>
    <w:semiHidden/>
    <w:rsid w:val="00FA17C8"/>
  </w:style>
  <w:style w:type="table" w:customStyle="1" w:styleId="ERMTablestyle">
    <w:name w:val="ERM Table style"/>
    <w:basedOn w:val="TableNormal"/>
    <w:uiPriority w:val="99"/>
    <w:rsid w:val="007D5729"/>
    <w:pPr>
      <w:spacing w:after="0" w:line="240" w:lineRule="auto"/>
    </w:pPr>
    <w:rPr>
      <w:rFonts w:eastAsiaTheme="minorEastAsia"/>
      <w:kern w:val="0"/>
      <w:sz w:val="18"/>
      <w:szCs w:val="18"/>
      <w:lang w:val="en-GB" w:eastAsia="zh-CN"/>
      <w14:ligatures w14:val="none"/>
    </w:rPr>
    <w:tblPr>
      <w:tblBorders>
        <w:top w:val="single" w:sz="2" w:space="0" w:color="E8E8E8" w:themeColor="background2"/>
        <w:bottom w:val="single" w:sz="2" w:space="0" w:color="E8E8E8" w:themeColor="background2"/>
        <w:insideH w:val="single" w:sz="2" w:space="0" w:color="E8E8E8" w:themeColor="background2"/>
        <w:insideV w:val="single" w:sz="2" w:space="0" w:color="E8E8E8" w:themeColor="background2"/>
      </w:tblBorders>
      <w:tblCellMar>
        <w:top w:w="28" w:type="dxa"/>
        <w:left w:w="113" w:type="dxa"/>
        <w:bottom w:w="57" w:type="dxa"/>
        <w:right w:w="113" w:type="dxa"/>
      </w:tblCellMar>
    </w:tblPr>
    <w:tblStylePr w:type="firstRow">
      <w:rPr>
        <w:b w:val="0"/>
        <w:color w:val="0E2841" w:themeColor="text2"/>
      </w:rPr>
      <w:tblPr/>
      <w:tcPr>
        <w:tcBorders>
          <w:top w:val="single" w:sz="8" w:space="0" w:color="0E2841" w:themeColor="text2"/>
          <w:bottom w:val="single" w:sz="8" w:space="0" w:color="0E2841" w:themeColor="text2"/>
        </w:tcBorders>
      </w:tcPr>
    </w:tblStylePr>
  </w:style>
  <w:style w:type="paragraph" w:styleId="Caption">
    <w:name w:val="caption"/>
    <w:aliases w:val="AGT ESIA,Caption Char Char อักขระ,Caption Char1 Char,Caption1 Char Char,Caption Char Char Char Char1 Char Char,Caption Char Char Char Char Char Char Char Char Char1 Char Char,Caption1 Char,Caption Char Char Char Char1 Char,Map,figu,figur,Tab."/>
    <w:basedOn w:val="Normal"/>
    <w:next w:val="BodyText"/>
    <w:link w:val="CaptionChar"/>
    <w:qFormat/>
    <w:rsid w:val="002D3F4F"/>
    <w:pPr>
      <w:spacing w:before="240" w:after="120" w:line="260" w:lineRule="atLeast"/>
      <w:contextualSpacing/>
      <w:jc w:val="center"/>
    </w:pPr>
    <w:rPr>
      <w:rFonts w:eastAsiaTheme="minorEastAsia" w:cs="Arial"/>
      <w:b/>
      <w:kern w:val="0"/>
      <w:szCs w:val="20"/>
      <w:lang w:val="en-GB"/>
      <w14:ligatures w14:val="none"/>
    </w:rPr>
  </w:style>
  <w:style w:type="numbering" w:customStyle="1" w:styleId="ERMNumLIst">
    <w:name w:val="ERMNumLIst"/>
    <w:uiPriority w:val="99"/>
    <w:rsid w:val="002D3F4F"/>
    <w:pPr>
      <w:numPr>
        <w:numId w:val="62"/>
      </w:numPr>
    </w:pPr>
  </w:style>
  <w:style w:type="paragraph" w:styleId="ListNumber">
    <w:name w:val="List Number"/>
    <w:basedOn w:val="BodyText"/>
    <w:qFormat/>
    <w:rsid w:val="002D3F4F"/>
    <w:pPr>
      <w:spacing w:before="120" w:after="60" w:line="260" w:lineRule="atLeast"/>
    </w:pPr>
    <w:rPr>
      <w:rFonts w:eastAsiaTheme="minorEastAsia"/>
      <w:kern w:val="0"/>
      <w:sz w:val="20"/>
      <w:szCs w:val="20"/>
      <w:lang w:val="en-GB"/>
      <w14:ligatures w14:val="none"/>
    </w:rPr>
  </w:style>
  <w:style w:type="character" w:customStyle="1" w:styleId="CaptionChar">
    <w:name w:val="Caption Char"/>
    <w:aliases w:val="AGT ESIA Char,Caption Char Char อักขระ Char,Caption Char1 Char Char,Caption1 Char Char Char,Caption Char Char Char Char1 Char Char Char,Caption Char Char Char Char Char Char Char Char Char1 Char Char Char,Caption1 Char Char1,Map Char"/>
    <w:basedOn w:val="DefaultParagraphFont"/>
    <w:link w:val="Caption"/>
    <w:qFormat/>
    <w:rsid w:val="002D3F4F"/>
    <w:rPr>
      <w:rFonts w:eastAsiaTheme="minorEastAsia" w:cs="Arial"/>
      <w:b/>
      <w:kern w:val="0"/>
      <w:szCs w:val="20"/>
      <w:lang w:val="en-GB"/>
      <w14:ligatures w14:val="none"/>
    </w:rPr>
  </w:style>
  <w:style w:type="paragraph" w:customStyle="1" w:styleId="ListNumberalpha">
    <w:name w:val="List Number alpha"/>
    <w:basedOn w:val="BodyText"/>
    <w:uiPriority w:val="99"/>
    <w:rsid w:val="002D3F4F"/>
    <w:pPr>
      <w:spacing w:before="120" w:after="60" w:line="260" w:lineRule="atLeast"/>
    </w:pPr>
    <w:rPr>
      <w:rFonts w:eastAsiaTheme="minorEastAsia"/>
      <w:kern w:val="0"/>
      <w:sz w:val="20"/>
      <w:szCs w:val="20"/>
      <w:lang w:val="en-US"/>
      <w14:ligatures w14:val="none"/>
    </w:rPr>
  </w:style>
  <w:style w:type="paragraph" w:customStyle="1" w:styleId="ListNumberroman">
    <w:name w:val="List Number roman"/>
    <w:basedOn w:val="BodyText"/>
    <w:uiPriority w:val="99"/>
    <w:rsid w:val="002D3F4F"/>
    <w:pPr>
      <w:spacing w:before="120" w:after="60" w:line="260" w:lineRule="atLeast"/>
    </w:pPr>
    <w:rPr>
      <w:rFonts w:eastAsiaTheme="minorEastAsia"/>
      <w:kern w:val="0"/>
      <w:sz w:val="20"/>
      <w:szCs w:val="20"/>
      <w:lang w:val="en-GB"/>
      <w14:ligatures w14:val="none"/>
    </w:rPr>
  </w:style>
  <w:style w:type="table" w:customStyle="1" w:styleId="TableGrid31">
    <w:name w:val="Table Grid31"/>
    <w:basedOn w:val="TableNormal"/>
    <w:next w:val="TableGrid"/>
    <w:uiPriority w:val="39"/>
    <w:rsid w:val="00423786"/>
    <w:pPr>
      <w:spacing w:after="0" w:line="240" w:lineRule="auto"/>
    </w:pPr>
    <w:rPr>
      <w:rFonts w:ascii="Aptos" w:eastAsia="DengXian" w:hAnsi="Aptos" w:cs="Times New Roman"/>
      <w:lang w:val="en-US"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4">
    <w:name w:val="index 4"/>
    <w:basedOn w:val="Normal"/>
    <w:next w:val="Normal"/>
    <w:autoRedefine/>
    <w:semiHidden/>
    <w:rsid w:val="00EF18B3"/>
    <w:pPr>
      <w:spacing w:after="0" w:line="260" w:lineRule="atLeast"/>
      <w:ind w:left="960" w:hanging="240"/>
    </w:pPr>
    <w:rPr>
      <w:rFonts w:eastAsiaTheme="minorEastAsia"/>
      <w:kern w:val="0"/>
      <w:sz w:val="20"/>
      <w:szCs w:val="20"/>
      <w:lang w:val="en-GB"/>
      <w14:ligatures w14:val="none"/>
    </w:rPr>
  </w:style>
  <w:style w:type="paragraph" w:customStyle="1" w:styleId="DefaultText">
    <w:name w:val="Default Text"/>
    <w:basedOn w:val="Normal"/>
    <w:qFormat/>
    <w:rsid w:val="000731CB"/>
    <w:pPr>
      <w:overflowPunct w:val="0"/>
      <w:autoSpaceDE w:val="0"/>
      <w:autoSpaceDN w:val="0"/>
      <w:adjustRightInd w:val="0"/>
      <w:spacing w:after="0" w:line="240" w:lineRule="auto"/>
      <w:textAlignment w:val="baseline"/>
    </w:pPr>
    <w:rPr>
      <w:rFonts w:ascii="Times New Roman" w:eastAsia="Times New Roman" w:hAnsi="Times New Roman" w:cs="Times New Roman"/>
      <w:kern w:val="0"/>
      <w:szCs w:val="20"/>
      <w:lang w:val="en-US"/>
      <w14:ligatures w14:val="none"/>
    </w:rPr>
  </w:style>
  <w:style w:type="paragraph" w:customStyle="1" w:styleId="Pa17">
    <w:name w:val="Pa17"/>
    <w:basedOn w:val="Normal"/>
    <w:next w:val="Normal"/>
    <w:uiPriority w:val="99"/>
    <w:rsid w:val="008966E6"/>
    <w:pPr>
      <w:autoSpaceDE w:val="0"/>
      <w:autoSpaceDN w:val="0"/>
      <w:adjustRightInd w:val="0"/>
      <w:spacing w:after="0" w:line="161" w:lineRule="atLeast"/>
    </w:pPr>
    <w:rPr>
      <w:rFonts w:ascii="ITC Franklin Gothic Std Book" w:eastAsiaTheme="minorEastAsia" w:hAnsi="ITC Franklin Gothic Std Book"/>
      <w:kern w:val="0"/>
      <w:lang w:val="en-US"/>
      <w14:ligatures w14:val="none"/>
    </w:rPr>
  </w:style>
  <w:style w:type="paragraph" w:styleId="TOC3">
    <w:name w:val="toc 3"/>
    <w:basedOn w:val="Normal"/>
    <w:next w:val="Normal"/>
    <w:autoRedefine/>
    <w:uiPriority w:val="39"/>
    <w:unhideWhenUsed/>
    <w:rsid w:val="00EB360A"/>
    <w:pPr>
      <w:spacing w:after="100"/>
      <w:ind w:left="480"/>
    </w:pPr>
  </w:style>
  <w:style w:type="character" w:styleId="Hyperlink">
    <w:name w:val="Hyperlink"/>
    <w:basedOn w:val="DefaultParagraphFont"/>
    <w:uiPriority w:val="99"/>
    <w:unhideWhenUsed/>
    <w:rsid w:val="00EB360A"/>
    <w:rPr>
      <w:color w:val="467886" w:themeColor="hyperlink"/>
      <w:u w:val="single"/>
    </w:rPr>
  </w:style>
  <w:style w:type="paragraph" w:styleId="TOCHeading">
    <w:name w:val="TOC Heading"/>
    <w:basedOn w:val="Heading1"/>
    <w:next w:val="Normal"/>
    <w:uiPriority w:val="39"/>
    <w:unhideWhenUsed/>
    <w:qFormat/>
    <w:rsid w:val="00DA0818"/>
    <w:pPr>
      <w:spacing w:before="240" w:after="0" w:line="259" w:lineRule="auto"/>
      <w:outlineLvl w:val="9"/>
    </w:pPr>
    <w:rPr>
      <w:kern w:val="0"/>
      <w:sz w:val="32"/>
      <w:szCs w:val="32"/>
      <w:lang w:val="en-GB" w:eastAsia="zh-CN"/>
      <w14:ligatures w14:val="none"/>
    </w:rPr>
  </w:style>
  <w:style w:type="character" w:styleId="Mention">
    <w:name w:val="Mention"/>
    <w:basedOn w:val="DefaultParagraphFont"/>
    <w:uiPriority w:val="99"/>
    <w:unhideWhenUsed/>
    <w:rsid w:val="009279D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826807">
      <w:bodyDiv w:val="1"/>
      <w:marLeft w:val="0"/>
      <w:marRight w:val="0"/>
      <w:marTop w:val="0"/>
      <w:marBottom w:val="0"/>
      <w:divBdr>
        <w:top w:val="none" w:sz="0" w:space="0" w:color="auto"/>
        <w:left w:val="none" w:sz="0" w:space="0" w:color="auto"/>
        <w:bottom w:val="none" w:sz="0" w:space="0" w:color="auto"/>
        <w:right w:val="none" w:sz="0" w:space="0" w:color="auto"/>
      </w:divBdr>
      <w:divsChild>
        <w:div w:id="38671678">
          <w:marLeft w:val="0"/>
          <w:marRight w:val="0"/>
          <w:marTop w:val="0"/>
          <w:marBottom w:val="0"/>
          <w:divBdr>
            <w:top w:val="none" w:sz="0" w:space="0" w:color="auto"/>
            <w:left w:val="none" w:sz="0" w:space="0" w:color="auto"/>
            <w:bottom w:val="none" w:sz="0" w:space="0" w:color="auto"/>
            <w:right w:val="none" w:sz="0" w:space="0" w:color="auto"/>
          </w:divBdr>
        </w:div>
        <w:div w:id="179129507">
          <w:marLeft w:val="0"/>
          <w:marRight w:val="0"/>
          <w:marTop w:val="0"/>
          <w:marBottom w:val="0"/>
          <w:divBdr>
            <w:top w:val="none" w:sz="0" w:space="0" w:color="auto"/>
            <w:left w:val="none" w:sz="0" w:space="0" w:color="auto"/>
            <w:bottom w:val="none" w:sz="0" w:space="0" w:color="auto"/>
            <w:right w:val="none" w:sz="0" w:space="0" w:color="auto"/>
          </w:divBdr>
        </w:div>
        <w:div w:id="501822477">
          <w:marLeft w:val="0"/>
          <w:marRight w:val="0"/>
          <w:marTop w:val="0"/>
          <w:marBottom w:val="0"/>
          <w:divBdr>
            <w:top w:val="none" w:sz="0" w:space="0" w:color="auto"/>
            <w:left w:val="none" w:sz="0" w:space="0" w:color="auto"/>
            <w:bottom w:val="none" w:sz="0" w:space="0" w:color="auto"/>
            <w:right w:val="none" w:sz="0" w:space="0" w:color="auto"/>
          </w:divBdr>
        </w:div>
        <w:div w:id="516582205">
          <w:marLeft w:val="0"/>
          <w:marRight w:val="0"/>
          <w:marTop w:val="0"/>
          <w:marBottom w:val="0"/>
          <w:divBdr>
            <w:top w:val="none" w:sz="0" w:space="0" w:color="auto"/>
            <w:left w:val="none" w:sz="0" w:space="0" w:color="auto"/>
            <w:bottom w:val="none" w:sz="0" w:space="0" w:color="auto"/>
            <w:right w:val="none" w:sz="0" w:space="0" w:color="auto"/>
          </w:divBdr>
        </w:div>
        <w:div w:id="657151732">
          <w:marLeft w:val="0"/>
          <w:marRight w:val="0"/>
          <w:marTop w:val="0"/>
          <w:marBottom w:val="0"/>
          <w:divBdr>
            <w:top w:val="none" w:sz="0" w:space="0" w:color="auto"/>
            <w:left w:val="none" w:sz="0" w:space="0" w:color="auto"/>
            <w:bottom w:val="none" w:sz="0" w:space="0" w:color="auto"/>
            <w:right w:val="none" w:sz="0" w:space="0" w:color="auto"/>
          </w:divBdr>
        </w:div>
        <w:div w:id="689379809">
          <w:marLeft w:val="0"/>
          <w:marRight w:val="0"/>
          <w:marTop w:val="0"/>
          <w:marBottom w:val="0"/>
          <w:divBdr>
            <w:top w:val="none" w:sz="0" w:space="0" w:color="auto"/>
            <w:left w:val="none" w:sz="0" w:space="0" w:color="auto"/>
            <w:bottom w:val="none" w:sz="0" w:space="0" w:color="auto"/>
            <w:right w:val="none" w:sz="0" w:space="0" w:color="auto"/>
          </w:divBdr>
        </w:div>
        <w:div w:id="959647529">
          <w:marLeft w:val="0"/>
          <w:marRight w:val="0"/>
          <w:marTop w:val="0"/>
          <w:marBottom w:val="0"/>
          <w:divBdr>
            <w:top w:val="none" w:sz="0" w:space="0" w:color="auto"/>
            <w:left w:val="none" w:sz="0" w:space="0" w:color="auto"/>
            <w:bottom w:val="none" w:sz="0" w:space="0" w:color="auto"/>
            <w:right w:val="none" w:sz="0" w:space="0" w:color="auto"/>
          </w:divBdr>
        </w:div>
        <w:div w:id="1392460430">
          <w:marLeft w:val="0"/>
          <w:marRight w:val="0"/>
          <w:marTop w:val="0"/>
          <w:marBottom w:val="0"/>
          <w:divBdr>
            <w:top w:val="none" w:sz="0" w:space="0" w:color="auto"/>
            <w:left w:val="none" w:sz="0" w:space="0" w:color="auto"/>
            <w:bottom w:val="none" w:sz="0" w:space="0" w:color="auto"/>
            <w:right w:val="none" w:sz="0" w:space="0" w:color="auto"/>
          </w:divBdr>
        </w:div>
        <w:div w:id="1620331515">
          <w:marLeft w:val="0"/>
          <w:marRight w:val="0"/>
          <w:marTop w:val="0"/>
          <w:marBottom w:val="0"/>
          <w:divBdr>
            <w:top w:val="none" w:sz="0" w:space="0" w:color="auto"/>
            <w:left w:val="none" w:sz="0" w:space="0" w:color="auto"/>
            <w:bottom w:val="none" w:sz="0" w:space="0" w:color="auto"/>
            <w:right w:val="none" w:sz="0" w:space="0" w:color="auto"/>
          </w:divBdr>
        </w:div>
        <w:div w:id="1885672248">
          <w:marLeft w:val="0"/>
          <w:marRight w:val="0"/>
          <w:marTop w:val="0"/>
          <w:marBottom w:val="0"/>
          <w:divBdr>
            <w:top w:val="none" w:sz="0" w:space="0" w:color="auto"/>
            <w:left w:val="none" w:sz="0" w:space="0" w:color="auto"/>
            <w:bottom w:val="none" w:sz="0" w:space="0" w:color="auto"/>
            <w:right w:val="none" w:sz="0" w:space="0" w:color="auto"/>
          </w:divBdr>
        </w:div>
        <w:div w:id="2065634850">
          <w:marLeft w:val="0"/>
          <w:marRight w:val="0"/>
          <w:marTop w:val="0"/>
          <w:marBottom w:val="0"/>
          <w:divBdr>
            <w:top w:val="none" w:sz="0" w:space="0" w:color="auto"/>
            <w:left w:val="none" w:sz="0" w:space="0" w:color="auto"/>
            <w:bottom w:val="none" w:sz="0" w:space="0" w:color="auto"/>
            <w:right w:val="none" w:sz="0" w:space="0" w:color="auto"/>
          </w:divBdr>
        </w:div>
      </w:divsChild>
    </w:div>
    <w:div w:id="883061514">
      <w:bodyDiv w:val="1"/>
      <w:marLeft w:val="0"/>
      <w:marRight w:val="0"/>
      <w:marTop w:val="0"/>
      <w:marBottom w:val="0"/>
      <w:divBdr>
        <w:top w:val="none" w:sz="0" w:space="0" w:color="auto"/>
        <w:left w:val="none" w:sz="0" w:space="0" w:color="auto"/>
        <w:bottom w:val="none" w:sz="0" w:space="0" w:color="auto"/>
        <w:right w:val="none" w:sz="0" w:space="0" w:color="auto"/>
      </w:divBdr>
      <w:divsChild>
        <w:div w:id="129984750">
          <w:marLeft w:val="0"/>
          <w:marRight w:val="0"/>
          <w:marTop w:val="0"/>
          <w:marBottom w:val="0"/>
          <w:divBdr>
            <w:top w:val="none" w:sz="0" w:space="0" w:color="auto"/>
            <w:left w:val="none" w:sz="0" w:space="0" w:color="auto"/>
            <w:bottom w:val="none" w:sz="0" w:space="0" w:color="auto"/>
            <w:right w:val="none" w:sz="0" w:space="0" w:color="auto"/>
          </w:divBdr>
        </w:div>
        <w:div w:id="204608743">
          <w:marLeft w:val="0"/>
          <w:marRight w:val="0"/>
          <w:marTop w:val="0"/>
          <w:marBottom w:val="0"/>
          <w:divBdr>
            <w:top w:val="none" w:sz="0" w:space="0" w:color="auto"/>
            <w:left w:val="none" w:sz="0" w:space="0" w:color="auto"/>
            <w:bottom w:val="none" w:sz="0" w:space="0" w:color="auto"/>
            <w:right w:val="none" w:sz="0" w:space="0" w:color="auto"/>
          </w:divBdr>
        </w:div>
        <w:div w:id="424422119">
          <w:marLeft w:val="0"/>
          <w:marRight w:val="0"/>
          <w:marTop w:val="0"/>
          <w:marBottom w:val="0"/>
          <w:divBdr>
            <w:top w:val="none" w:sz="0" w:space="0" w:color="auto"/>
            <w:left w:val="none" w:sz="0" w:space="0" w:color="auto"/>
            <w:bottom w:val="none" w:sz="0" w:space="0" w:color="auto"/>
            <w:right w:val="none" w:sz="0" w:space="0" w:color="auto"/>
          </w:divBdr>
        </w:div>
        <w:div w:id="1196425602">
          <w:marLeft w:val="0"/>
          <w:marRight w:val="0"/>
          <w:marTop w:val="0"/>
          <w:marBottom w:val="0"/>
          <w:divBdr>
            <w:top w:val="none" w:sz="0" w:space="0" w:color="auto"/>
            <w:left w:val="none" w:sz="0" w:space="0" w:color="auto"/>
            <w:bottom w:val="none" w:sz="0" w:space="0" w:color="auto"/>
            <w:right w:val="none" w:sz="0" w:space="0" w:color="auto"/>
          </w:divBdr>
        </w:div>
        <w:div w:id="1348945232">
          <w:marLeft w:val="0"/>
          <w:marRight w:val="0"/>
          <w:marTop w:val="0"/>
          <w:marBottom w:val="0"/>
          <w:divBdr>
            <w:top w:val="none" w:sz="0" w:space="0" w:color="auto"/>
            <w:left w:val="none" w:sz="0" w:space="0" w:color="auto"/>
            <w:bottom w:val="none" w:sz="0" w:space="0" w:color="auto"/>
            <w:right w:val="none" w:sz="0" w:space="0" w:color="auto"/>
          </w:divBdr>
        </w:div>
        <w:div w:id="1443383609">
          <w:marLeft w:val="0"/>
          <w:marRight w:val="0"/>
          <w:marTop w:val="0"/>
          <w:marBottom w:val="0"/>
          <w:divBdr>
            <w:top w:val="none" w:sz="0" w:space="0" w:color="auto"/>
            <w:left w:val="none" w:sz="0" w:space="0" w:color="auto"/>
            <w:bottom w:val="none" w:sz="0" w:space="0" w:color="auto"/>
            <w:right w:val="none" w:sz="0" w:space="0" w:color="auto"/>
          </w:divBdr>
        </w:div>
        <w:div w:id="1469979064">
          <w:marLeft w:val="0"/>
          <w:marRight w:val="0"/>
          <w:marTop w:val="0"/>
          <w:marBottom w:val="0"/>
          <w:divBdr>
            <w:top w:val="none" w:sz="0" w:space="0" w:color="auto"/>
            <w:left w:val="none" w:sz="0" w:space="0" w:color="auto"/>
            <w:bottom w:val="none" w:sz="0" w:space="0" w:color="auto"/>
            <w:right w:val="none" w:sz="0" w:space="0" w:color="auto"/>
          </w:divBdr>
        </w:div>
        <w:div w:id="1485439234">
          <w:marLeft w:val="0"/>
          <w:marRight w:val="0"/>
          <w:marTop w:val="0"/>
          <w:marBottom w:val="0"/>
          <w:divBdr>
            <w:top w:val="none" w:sz="0" w:space="0" w:color="auto"/>
            <w:left w:val="none" w:sz="0" w:space="0" w:color="auto"/>
            <w:bottom w:val="none" w:sz="0" w:space="0" w:color="auto"/>
            <w:right w:val="none" w:sz="0" w:space="0" w:color="auto"/>
          </w:divBdr>
        </w:div>
        <w:div w:id="1890728504">
          <w:marLeft w:val="0"/>
          <w:marRight w:val="0"/>
          <w:marTop w:val="0"/>
          <w:marBottom w:val="0"/>
          <w:divBdr>
            <w:top w:val="none" w:sz="0" w:space="0" w:color="auto"/>
            <w:left w:val="none" w:sz="0" w:space="0" w:color="auto"/>
            <w:bottom w:val="none" w:sz="0" w:space="0" w:color="auto"/>
            <w:right w:val="none" w:sz="0" w:space="0" w:color="auto"/>
          </w:divBdr>
        </w:div>
        <w:div w:id="1923827687">
          <w:marLeft w:val="0"/>
          <w:marRight w:val="0"/>
          <w:marTop w:val="0"/>
          <w:marBottom w:val="0"/>
          <w:divBdr>
            <w:top w:val="none" w:sz="0" w:space="0" w:color="auto"/>
            <w:left w:val="none" w:sz="0" w:space="0" w:color="auto"/>
            <w:bottom w:val="none" w:sz="0" w:space="0" w:color="auto"/>
            <w:right w:val="none" w:sz="0" w:space="0" w:color="auto"/>
          </w:divBdr>
        </w:div>
        <w:div w:id="2069574265">
          <w:marLeft w:val="0"/>
          <w:marRight w:val="0"/>
          <w:marTop w:val="0"/>
          <w:marBottom w:val="0"/>
          <w:divBdr>
            <w:top w:val="none" w:sz="0" w:space="0" w:color="auto"/>
            <w:left w:val="none" w:sz="0" w:space="0" w:color="auto"/>
            <w:bottom w:val="none" w:sz="0" w:space="0" w:color="auto"/>
            <w:right w:val="none" w:sz="0" w:space="0" w:color="auto"/>
          </w:divBdr>
        </w:div>
      </w:divsChild>
    </w:div>
    <w:div w:id="1783841906">
      <w:bodyDiv w:val="1"/>
      <w:marLeft w:val="0"/>
      <w:marRight w:val="0"/>
      <w:marTop w:val="0"/>
      <w:marBottom w:val="0"/>
      <w:divBdr>
        <w:top w:val="none" w:sz="0" w:space="0" w:color="auto"/>
        <w:left w:val="none" w:sz="0" w:space="0" w:color="auto"/>
        <w:bottom w:val="none" w:sz="0" w:space="0" w:color="auto"/>
        <w:right w:val="none" w:sz="0" w:space="0" w:color="auto"/>
      </w:divBdr>
      <w:divsChild>
        <w:div w:id="619259567">
          <w:marLeft w:val="0"/>
          <w:marRight w:val="0"/>
          <w:marTop w:val="0"/>
          <w:marBottom w:val="0"/>
          <w:divBdr>
            <w:top w:val="none" w:sz="0" w:space="0" w:color="auto"/>
            <w:left w:val="none" w:sz="0" w:space="0" w:color="auto"/>
            <w:bottom w:val="none" w:sz="0" w:space="0" w:color="auto"/>
            <w:right w:val="none" w:sz="0" w:space="0" w:color="auto"/>
          </w:divBdr>
        </w:div>
        <w:div w:id="768238361">
          <w:marLeft w:val="0"/>
          <w:marRight w:val="0"/>
          <w:marTop w:val="0"/>
          <w:marBottom w:val="0"/>
          <w:divBdr>
            <w:top w:val="none" w:sz="0" w:space="0" w:color="auto"/>
            <w:left w:val="none" w:sz="0" w:space="0" w:color="auto"/>
            <w:bottom w:val="none" w:sz="0" w:space="0" w:color="auto"/>
            <w:right w:val="none" w:sz="0" w:space="0" w:color="auto"/>
          </w:divBdr>
        </w:div>
        <w:div w:id="791940250">
          <w:marLeft w:val="0"/>
          <w:marRight w:val="0"/>
          <w:marTop w:val="0"/>
          <w:marBottom w:val="0"/>
          <w:divBdr>
            <w:top w:val="none" w:sz="0" w:space="0" w:color="auto"/>
            <w:left w:val="none" w:sz="0" w:space="0" w:color="auto"/>
            <w:bottom w:val="none" w:sz="0" w:space="0" w:color="auto"/>
            <w:right w:val="none" w:sz="0" w:space="0" w:color="auto"/>
          </w:divBdr>
        </w:div>
        <w:div w:id="908617330">
          <w:marLeft w:val="0"/>
          <w:marRight w:val="0"/>
          <w:marTop w:val="0"/>
          <w:marBottom w:val="0"/>
          <w:divBdr>
            <w:top w:val="none" w:sz="0" w:space="0" w:color="auto"/>
            <w:left w:val="none" w:sz="0" w:space="0" w:color="auto"/>
            <w:bottom w:val="none" w:sz="0" w:space="0" w:color="auto"/>
            <w:right w:val="none" w:sz="0" w:space="0" w:color="auto"/>
          </w:divBdr>
        </w:div>
        <w:div w:id="1388528020">
          <w:marLeft w:val="0"/>
          <w:marRight w:val="0"/>
          <w:marTop w:val="0"/>
          <w:marBottom w:val="0"/>
          <w:divBdr>
            <w:top w:val="none" w:sz="0" w:space="0" w:color="auto"/>
            <w:left w:val="none" w:sz="0" w:space="0" w:color="auto"/>
            <w:bottom w:val="none" w:sz="0" w:space="0" w:color="auto"/>
            <w:right w:val="none" w:sz="0" w:space="0" w:color="auto"/>
          </w:divBdr>
        </w:div>
        <w:div w:id="1474637188">
          <w:marLeft w:val="0"/>
          <w:marRight w:val="0"/>
          <w:marTop w:val="0"/>
          <w:marBottom w:val="0"/>
          <w:divBdr>
            <w:top w:val="none" w:sz="0" w:space="0" w:color="auto"/>
            <w:left w:val="none" w:sz="0" w:space="0" w:color="auto"/>
            <w:bottom w:val="none" w:sz="0" w:space="0" w:color="auto"/>
            <w:right w:val="none" w:sz="0" w:space="0" w:color="auto"/>
          </w:divBdr>
        </w:div>
        <w:div w:id="1658264180">
          <w:marLeft w:val="0"/>
          <w:marRight w:val="0"/>
          <w:marTop w:val="0"/>
          <w:marBottom w:val="0"/>
          <w:divBdr>
            <w:top w:val="none" w:sz="0" w:space="0" w:color="auto"/>
            <w:left w:val="none" w:sz="0" w:space="0" w:color="auto"/>
            <w:bottom w:val="none" w:sz="0" w:space="0" w:color="auto"/>
            <w:right w:val="none" w:sz="0" w:space="0" w:color="auto"/>
          </w:divBdr>
        </w:div>
        <w:div w:id="1725177369">
          <w:marLeft w:val="0"/>
          <w:marRight w:val="0"/>
          <w:marTop w:val="0"/>
          <w:marBottom w:val="0"/>
          <w:divBdr>
            <w:top w:val="none" w:sz="0" w:space="0" w:color="auto"/>
            <w:left w:val="none" w:sz="0" w:space="0" w:color="auto"/>
            <w:bottom w:val="none" w:sz="0" w:space="0" w:color="auto"/>
            <w:right w:val="none" w:sz="0" w:space="0" w:color="auto"/>
          </w:divBdr>
        </w:div>
        <w:div w:id="1726100791">
          <w:marLeft w:val="0"/>
          <w:marRight w:val="0"/>
          <w:marTop w:val="0"/>
          <w:marBottom w:val="0"/>
          <w:divBdr>
            <w:top w:val="none" w:sz="0" w:space="0" w:color="auto"/>
            <w:left w:val="none" w:sz="0" w:space="0" w:color="auto"/>
            <w:bottom w:val="none" w:sz="0" w:space="0" w:color="auto"/>
            <w:right w:val="none" w:sz="0" w:space="0" w:color="auto"/>
          </w:divBdr>
        </w:div>
        <w:div w:id="1748308201">
          <w:marLeft w:val="0"/>
          <w:marRight w:val="0"/>
          <w:marTop w:val="0"/>
          <w:marBottom w:val="0"/>
          <w:divBdr>
            <w:top w:val="none" w:sz="0" w:space="0" w:color="auto"/>
            <w:left w:val="none" w:sz="0" w:space="0" w:color="auto"/>
            <w:bottom w:val="none" w:sz="0" w:space="0" w:color="auto"/>
            <w:right w:val="none" w:sz="0" w:space="0" w:color="auto"/>
          </w:divBdr>
        </w:div>
        <w:div w:id="1918828785">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Access xmlns="a429e770-4870-40be-9567-2b4e46cc65a4" xsi:nil="true"/>
    <Modality xmlns="a429e770-4870-40be-9567-2b4e46cc65a4" xsi:nil="true"/>
    <DocumentMonth_x002f_Year xmlns="a429e770-4870-40be-9567-2b4e46cc65a4" xsi:nil="true"/>
    <ProjectCountry xmlns="a429e770-4870-40be-9567-2b4e46cc65a4" xsi:nil="true"/>
    <j78542b1fffc4a1c84659474212e3133 xmlns="c1fdd505-2570-46c2-bd04-3e0f2d874cf5">
      <Terms xmlns="http://schemas.microsoft.com/office/infopath/2007/PartnerControls"/>
    </j78542b1fffc4a1c84659474212e3133>
    <lcf76f155ced4ddcb4097134ff3c332f xmlns="a429e770-4870-40be-9567-2b4e46cc65a4">
      <Terms xmlns="http://schemas.microsoft.com/office/infopath/2007/PartnerControls"/>
    </lcf76f155ced4ddcb4097134ff3c332f>
    <Document xmlns="a429e770-4870-40be-9567-2b4e46cc65a4" xsi:nil="true"/>
    <ProjectStage xmlns="a429e770-4870-40be-9567-2b4e46cc65a4" xsi:nil="true"/>
    <_Flow_SignoffStatus xmlns="a429e770-4870-40be-9567-2b4e46cc65a4" xsi:nil="true"/>
    <Division xmlns="a429e770-4870-40be-9567-2b4e46cc65a4" xsi:nil="true"/>
    <TaxCatchAll xmlns="c1fdd505-2570-46c2-bd04-3e0f2d874cf5">
      <Value>3</Value>
    </TaxCatchAl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54ADAFA80BA2F478DFFA1FCAF43B35B" ma:contentTypeVersion="34" ma:contentTypeDescription="Create a new document." ma:contentTypeScope="" ma:versionID="8b19fe7a9f8dde91d17a93279e5f89f3">
  <xsd:schema xmlns:xsd="http://www.w3.org/2001/XMLSchema" xmlns:xs="http://www.w3.org/2001/XMLSchema" xmlns:p="http://schemas.microsoft.com/office/2006/metadata/properties" xmlns:ns2="c1fdd505-2570-46c2-bd04-3e0f2d874cf5" xmlns:ns3="a429e770-4870-40be-9567-2b4e46cc65a4" xmlns:ns4="10b4311a-dbaa-444c-85b9-f0ef8f3ccc12" targetNamespace="http://schemas.microsoft.com/office/2006/metadata/properties" ma:root="true" ma:fieldsID="4a1d0bd6cd4b86dfaa337d1c63052cd4" ns2:_="" ns3:_="" ns4:_="">
    <xsd:import namespace="c1fdd505-2570-46c2-bd04-3e0f2d874cf5"/>
    <xsd:import namespace="a429e770-4870-40be-9567-2b4e46cc65a4"/>
    <xsd:import namespace="10b4311a-dbaa-444c-85b9-f0ef8f3ccc12"/>
    <xsd:element name="properties">
      <xsd:complexType>
        <xsd:sequence>
          <xsd:element name="documentManagement">
            <xsd:complexType>
              <xsd:all>
                <xsd:element ref="ns2:j78542b1fffc4a1c84659474212e3133" minOccurs="0"/>
                <xsd:element ref="ns2:TaxCatchAll" minOccurs="0"/>
                <xsd:element ref="ns2:TaxCatchAllLabel" minOccurs="0"/>
                <xsd:element ref="ns4:SharedWithUsers" minOccurs="0"/>
                <xsd:element ref="ns4:SharedWithDetails" minOccurs="0"/>
                <xsd:element ref="ns3:MediaServiceMetadata" minOccurs="0"/>
                <xsd:element ref="ns3:MediaServiceFastMetadata" minOccurs="0"/>
                <xsd:element ref="ns3:Access" minOccurs="0"/>
                <xsd:element ref="ns3:ProjectStage" minOccurs="0"/>
                <xsd:element ref="ns3:Division" minOccurs="0"/>
                <xsd:element ref="ns3:Modality" minOccurs="0"/>
                <xsd:element ref="ns3:Document" minOccurs="0"/>
                <xsd:element ref="ns3:DocumentMonth_x002f_Year" minOccurs="0"/>
                <xsd:element ref="ns3:ProjectCountry"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Flow_SignoffStatus" minOccurs="0"/>
                <xsd:element ref="ns3:lcf76f155ced4ddcb4097134ff3c332f"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fdd505-2570-46c2-bd04-3e0f2d874cf5" elementFormDefault="qualified">
    <xsd:import namespace="http://schemas.microsoft.com/office/2006/documentManagement/types"/>
    <xsd:import namespace="http://schemas.microsoft.com/office/infopath/2007/PartnerControls"/>
    <xsd:element name="j78542b1fffc4a1c84659474212e3133" ma:index="8" nillable="true" ma:taxonomy="true" ma:internalName="j78542b1fffc4a1c84659474212e3133" ma:taxonomyFieldName="ADBContentGroup" ma:displayName="Content Group" ma:default="" ma:fieldId="{378542b1-fffc-4a1c-8465-9474212e3133}" ma:taxonomyMulti="true" ma:sspId="115af50e-efb3-4a0e-b425-875ff625e09e" ma:termSetId="2a9ffbee-93a5-418b-bcdb-8d6817936e6b"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431f0eb-6566-4660-bc6f-f4cba2406270}" ma:internalName="TaxCatchAll" ma:showField="CatchAllData" ma:web="10b4311a-dbaa-444c-85b9-f0ef8f3ccc12">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431f0eb-6566-4660-bc6f-f4cba2406270}" ma:internalName="TaxCatchAllLabel" ma:readOnly="true" ma:showField="CatchAllDataLabel" ma:web="10b4311a-dbaa-444c-85b9-f0ef8f3ccc1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429e770-4870-40be-9567-2b4e46cc65a4" elementFormDefault="qualified">
    <xsd:import namespace="http://schemas.microsoft.com/office/2006/documentManagement/types"/>
    <xsd:import namespace="http://schemas.microsoft.com/office/infopath/2007/PartnerControls"/>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Access" ma:index="18" nillable="true" ma:displayName="*Access*" ma:description="Note whether the file is an internal PSTS file or a file that can be shared outside PSTS (external)" ma:format="Dropdown" ma:internalName="Access">
      <xsd:simpleType>
        <xsd:restriction base="dms:Choice">
          <xsd:enumeration value="Internal"/>
          <xsd:enumeration value="External"/>
        </xsd:restriction>
      </xsd:simpleType>
    </xsd:element>
    <xsd:element name="ProjectStage" ma:index="19" nillable="true" ma:displayName="*Project Stage*" ma:format="Dropdown" ma:internalName="ProjectStage">
      <xsd:simpleType>
        <xsd:restriction base="dms:Choice">
          <xsd:enumeration value="Processing"/>
          <xsd:enumeration value="Administration"/>
        </xsd:restriction>
      </xsd:simpleType>
    </xsd:element>
    <xsd:element name="Division" ma:index="20" nillable="true" ma:displayName="*Division*" ma:format="Dropdown" ma:internalName="Division">
      <xsd:simpleType>
        <xsd:restriction base="dms:Choice">
          <xsd:enumeration value="OPSD"/>
          <xsd:enumeration value="PSIF1"/>
          <xsd:enumeration value="PSIF2"/>
          <xsd:enumeration value="PSIS"/>
          <xsd:enumeration value="PSFI"/>
          <xsd:enumeration value="PSPM"/>
          <xsd:enumeration value="PSTS"/>
        </xsd:restriction>
      </xsd:simpleType>
    </xsd:element>
    <xsd:element name="Modality" ma:index="21" nillable="true" ma:displayName="*Modality*" ma:format="Dropdown" ma:internalName="Modality">
      <xsd:simpleType>
        <xsd:restriction base="dms:Choice">
          <xsd:enumeration value="Project Finance"/>
          <xsd:enumeration value="GCF"/>
          <xsd:enumeration value="FI (Banks)"/>
          <xsd:enumeration value="FI (Funds)"/>
        </xsd:restriction>
      </xsd:simpleType>
    </xsd:element>
    <xsd:element name="Document" ma:index="22" nillable="true" ma:displayName="*Document Type*" ma:format="Dropdown" ma:internalName="Document">
      <xsd:simpleType>
        <xsd:restriction base="dms:Choice">
          <xsd:enumeration value="BTOR"/>
          <xsd:enumeration value="Categorization Form"/>
          <xsd:enumeration value="CAP/ESAP"/>
          <xsd:enumeration value="Client Document"/>
          <xsd:enumeration value="Consultant Document"/>
          <xsd:enumeration value="Corporate ESMS Audit"/>
          <xsd:enumeration value="ESIA"/>
          <xsd:enumeration value="ESMP"/>
          <xsd:enumeration value="ESMS"/>
          <xsd:enumeration value="Existing Facility Audit"/>
          <xsd:enumeration value="Gender Action Plan"/>
          <xsd:enumeration value="IEE"/>
          <xsd:enumeration value="IPSA"/>
          <xsd:enumeration value="Legal Document"/>
          <xsd:enumeration value="Monitoring Report"/>
          <xsd:enumeration value="Project Specific Plans"/>
          <xsd:enumeration value="Resettlement Plan"/>
          <xsd:enumeration value="RRP Documents"/>
          <xsd:enumeration value="SCR"/>
          <xsd:enumeration value="SPCM"/>
          <xsd:enumeration value="Stakeholder Engagement Plan"/>
          <xsd:enumeration value="XARR"/>
          <xsd:enumeration value="Team Document"/>
          <xsd:enumeration value="Procedures"/>
          <xsd:enumeration value="ESDD"/>
        </xsd:restriction>
      </xsd:simpleType>
    </xsd:element>
    <xsd:element name="DocumentMonth_x002f_Year" ma:index="23" nillable="true" ma:displayName="*Document Date*" ma:format="DateOnly" ma:internalName="DocumentMonth_x002f_Year">
      <xsd:simpleType>
        <xsd:restriction base="dms:DateTime"/>
      </xsd:simpleType>
    </xsd:element>
    <xsd:element name="ProjectCountry" ma:index="24" nillable="true" ma:displayName="*Project Country*" ma:format="Dropdown" ma:internalName="ProjectCountry">
      <xsd:simpleType>
        <xsd:restriction base="dms:Choice">
          <xsd:enumeration value="Afghanistan"/>
          <xsd:enumeration value="Armenia"/>
          <xsd:enumeration value="Azerbaijan"/>
          <xsd:enumeration value="Bangladesh"/>
          <xsd:enumeration value="Bhutan"/>
          <xsd:enumeration value="Cambodia"/>
          <xsd:enumeration value="China"/>
          <xsd:enumeration value="Cook Islands"/>
          <xsd:enumeration value="Fiji"/>
          <xsd:enumeration value="Georgia"/>
          <xsd:enumeration value="India"/>
          <xsd:enumeration value="Indonesia"/>
          <xsd:enumeration value="Japan"/>
          <xsd:enumeration value="Kazakhstan"/>
          <xsd:enumeration value="Kiribati"/>
          <xsd:enumeration value="Kyrgyz Republic"/>
          <xsd:enumeration value="Lao"/>
          <xsd:enumeration value="Malaysia"/>
          <xsd:enumeration value="Maldives"/>
          <xsd:enumeration value="Marshall Islands"/>
          <xsd:enumeration value="Micronesia"/>
          <xsd:enumeration value="Mongolia"/>
          <xsd:enumeration value="Myanmar"/>
          <xsd:enumeration value="Nauru"/>
          <xsd:enumeration value="Nepal"/>
          <xsd:enumeration value="Niue"/>
          <xsd:enumeration value="Pakistan"/>
          <xsd:enumeration value="Palau"/>
          <xsd:enumeration value="Papua New Guinea"/>
          <xsd:enumeration value="Philippines"/>
          <xsd:enumeration value="Samoa"/>
          <xsd:enumeration value="Solomon Islands"/>
          <xsd:enumeration value="Sri Lanka"/>
          <xsd:enumeration value="Taipei"/>
          <xsd:enumeration value="Tajikistan"/>
          <xsd:enumeration value="Thailand"/>
          <xsd:enumeration value="Timor-Leste"/>
          <xsd:enumeration value="Tonga"/>
          <xsd:enumeration value="Turkmenistan"/>
          <xsd:enumeration value="Tuvalu"/>
          <xsd:enumeration value="Uzbekistan"/>
          <xsd:enumeration value="Vanuatu"/>
          <xsd:enumeration value="Viet Nam"/>
        </xsd:restriction>
      </xsd:simpleType>
    </xsd:element>
    <xsd:element name="MediaServiceAutoTags" ma:index="25" nillable="true" ma:displayName="Tags" ma:internalName="MediaServiceAutoTags"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DateTaken" ma:index="29" nillable="true" ma:displayName="MediaServiceDateTaken" ma:hidden="true" ma:internalName="MediaServiceDateTaken" ma:readOnly="true">
      <xsd:simpleType>
        <xsd:restriction base="dms:Text"/>
      </xsd:simpleType>
    </xsd:element>
    <xsd:element name="MediaServiceLocation" ma:index="30" nillable="true" ma:displayName="Location" ma:internalName="MediaServiceLocation" ma:readOnly="true">
      <xsd:simpleType>
        <xsd:restriction base="dms:Text"/>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MediaLengthInSeconds" ma:index="33" nillable="true" ma:displayName="Length (seconds)" ma:internalName="MediaLengthInSeconds" ma:readOnly="true">
      <xsd:simpleType>
        <xsd:restriction base="dms:Unknown"/>
      </xsd:simpleType>
    </xsd:element>
    <xsd:element name="_Flow_SignoffStatus" ma:index="34" nillable="true" ma:displayName="Sign-off status" ma:internalName="Sign_x002d_off_x0020_status">
      <xsd:simpleType>
        <xsd:restriction base="dms:Text"/>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115af50e-efb3-4a0e-b425-875ff625e09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8" nillable="true" ma:displayName="MediaServiceSearchProperties" ma:hidden="true" ma:internalName="MediaServiceSearchProperties" ma:readOnly="true">
      <xsd:simpleType>
        <xsd:restriction base="dms:Note"/>
      </xsd:simpleType>
    </xsd:element>
    <xsd:element name="MediaServiceBillingMetadata" ma:index="3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b4311a-dbaa-444c-85b9-f0ef8f3ccc12"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B73DBF-051D-4D44-9282-F646BA72ADF8}">
  <ds:schemaRefs>
    <ds:schemaRef ds:uri="http://schemas.microsoft.com/sharepoint/v3/contenttype/forms"/>
  </ds:schemaRefs>
</ds:datastoreItem>
</file>

<file path=customXml/itemProps2.xml><?xml version="1.0" encoding="utf-8"?>
<ds:datastoreItem xmlns:ds="http://schemas.openxmlformats.org/officeDocument/2006/customXml" ds:itemID="{FD214253-3931-4A03-92A5-F028DFE1A9E0}">
  <ds:schemaRefs>
    <ds:schemaRef ds:uri="http://schemas.microsoft.com/office/2006/metadata/properties"/>
    <ds:schemaRef ds:uri="http://schemas.microsoft.com/office/infopath/2007/PartnerControls"/>
    <ds:schemaRef ds:uri="a429e770-4870-40be-9567-2b4e46cc65a4"/>
    <ds:schemaRef ds:uri="c1fdd505-2570-46c2-bd04-3e0f2d874cf5"/>
  </ds:schemaRefs>
</ds:datastoreItem>
</file>

<file path=customXml/itemProps3.xml><?xml version="1.0" encoding="utf-8"?>
<ds:datastoreItem xmlns:ds="http://schemas.openxmlformats.org/officeDocument/2006/customXml" ds:itemID="{AB0617F9-B1F7-4D99-B74F-7AFBC6FA74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fdd505-2570-46c2-bd04-3e0f2d874cf5"/>
    <ds:schemaRef ds:uri="a429e770-4870-40be-9567-2b4e46cc65a4"/>
    <ds:schemaRef ds:uri="10b4311a-dbaa-444c-85b9-f0ef8f3ccc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17</Pages>
  <Words>6449</Words>
  <Characters>36762</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Erkebulan N</dc:creator>
  <cp:keywords/>
  <dc:description/>
  <cp:lastModifiedBy>Maria Isabel D. Artajo</cp:lastModifiedBy>
  <cp:revision>18</cp:revision>
  <dcterms:created xsi:type="dcterms:W3CDTF">2025-12-09T10:53:00Z</dcterms:created>
  <dcterms:modified xsi:type="dcterms:W3CDTF">2025-12-09T11:19:00Z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0x010100854ADAFA80BA2F478DFFA1FCAF43B35B</vt:lpwstr>
  </property>
  <property fmtid="{D5CDD505-2E9C-101B-9397-08002B2CF9AE}" pid="3" name="h00e4aaaf4624e24a7df7f06faa038c6">
    <vt:lpwstr>English|16ac8743-31bb-43f8-9a73-533a041667d6</vt:lpwstr>
  </property>
  <property fmtid="{D5CDD505-2E9C-101B-9397-08002B2CF9AE}" pid="4" name="MediaServiceImageTags">
    <vt:lpwstr/>
  </property>
  <property fmtid="{D5CDD505-2E9C-101B-9397-08002B2CF9AE}" pid="5" name="ADBProjectDocumentType">
    <vt:lpwstr/>
  </property>
  <property fmtid="{D5CDD505-2E9C-101B-9397-08002B2CF9AE}" pid="6" name="ADBSector">
    <vt:lpwstr/>
  </property>
  <property fmtid="{D5CDD505-2E9C-101B-9397-08002B2CF9AE}" pid="7" name="de77c5b4d20d4bdeb0b6d09350193e53">
    <vt:lpwstr/>
  </property>
  <property fmtid="{D5CDD505-2E9C-101B-9397-08002B2CF9AE}" pid="8" name="d01a0ce1b141461dbfb235a3ab729a2c">
    <vt:lpwstr/>
  </property>
  <property fmtid="{D5CDD505-2E9C-101B-9397-08002B2CF9AE}" pid="9" name="ADBDocumentSecurity">
    <vt:lpwstr/>
  </property>
  <property fmtid="{D5CDD505-2E9C-101B-9397-08002B2CF9AE}" pid="10" name="ADBDocumentLanguage">
    <vt:lpwstr>3;#English|16ac8743-31bb-43f8-9a73-533a041667d6</vt:lpwstr>
  </property>
  <property fmtid="{D5CDD505-2E9C-101B-9397-08002B2CF9AE}" pid="11" name="ADBDocumentType">
    <vt:lpwstr/>
  </property>
  <property fmtid="{D5CDD505-2E9C-101B-9397-08002B2CF9AE}" pid="12" name="hca2169e3b0945318411f30479ba40c8">
    <vt:lpwstr/>
  </property>
  <property fmtid="{D5CDD505-2E9C-101B-9397-08002B2CF9AE}" pid="13" name="ADBDepartmentOwner">
    <vt:lpwstr/>
  </property>
  <property fmtid="{D5CDD505-2E9C-101B-9397-08002B2CF9AE}" pid="14" name="p030e467f78f45b4ae8f7e2c17ea4d82">
    <vt:lpwstr/>
  </property>
  <property fmtid="{D5CDD505-2E9C-101B-9397-08002B2CF9AE}" pid="15" name="a37ff23a602146d4934a49238d370ca5">
    <vt:lpwstr/>
  </property>
  <property fmtid="{D5CDD505-2E9C-101B-9397-08002B2CF9AE}" pid="16" name="k985dbdc596c44d7acaf8184f33920f0">
    <vt:lpwstr/>
  </property>
  <property fmtid="{D5CDD505-2E9C-101B-9397-08002B2CF9AE}" pid="17" name="ADBCountry">
    <vt:lpwstr/>
  </property>
  <property fmtid="{D5CDD505-2E9C-101B-9397-08002B2CF9AE}" pid="18" name="d61536b25a8a4fedb48bb564279be82a">
    <vt:lpwstr/>
  </property>
  <property fmtid="{D5CDD505-2E9C-101B-9397-08002B2CF9AE}" pid="19" name="ADBCountryDocumentType">
    <vt:lpwstr/>
  </property>
  <property fmtid="{D5CDD505-2E9C-101B-9397-08002B2CF9AE}" pid="20" name="ADBProject">
    <vt:lpwstr/>
  </property>
  <property fmtid="{D5CDD505-2E9C-101B-9397-08002B2CF9AE}" pid="21" name="a0d1b14b197747dfafc19f70ff45d4f6">
    <vt:lpwstr/>
  </property>
  <property fmtid="{D5CDD505-2E9C-101B-9397-08002B2CF9AE}" pid="22" name="ADBContentGroup">
    <vt:lpwstr/>
  </property>
  <property fmtid="{D5CDD505-2E9C-101B-9397-08002B2CF9AE}" pid="23" name="ClassificationContentMarkingFooterShapeIds">
    <vt:lpwstr>7372061b,7ea18fdf,7fdf3456</vt:lpwstr>
  </property>
  <property fmtid="{D5CDD505-2E9C-101B-9397-08002B2CF9AE}" pid="24" name="ClassificationContentMarkingFooterFontProps">
    <vt:lpwstr>#000000,8,Aptos</vt:lpwstr>
  </property>
  <property fmtid="{D5CDD505-2E9C-101B-9397-08002B2CF9AE}" pid="25" name="ClassificationContentMarkingFooterText">
    <vt:lpwstr>INTERNAL. This information is accessible to ADB Management and Staff. It may be shared outside ADB with appropriate permission.</vt:lpwstr>
  </property>
  <property fmtid="{D5CDD505-2E9C-101B-9397-08002B2CF9AE}" pid="26" name="MSIP_Label_817d4574-7375-4d17-b29c-6e4c6df0fcb0_Enabled">
    <vt:lpwstr>true</vt:lpwstr>
  </property>
  <property fmtid="{D5CDD505-2E9C-101B-9397-08002B2CF9AE}" pid="27" name="MSIP_Label_817d4574-7375-4d17-b29c-6e4c6df0fcb0_SetDate">
    <vt:lpwstr>2025-11-10T01:40:36Z</vt:lpwstr>
  </property>
  <property fmtid="{D5CDD505-2E9C-101B-9397-08002B2CF9AE}" pid="28" name="MSIP_Label_817d4574-7375-4d17-b29c-6e4c6df0fcb0_Method">
    <vt:lpwstr>Standard</vt:lpwstr>
  </property>
  <property fmtid="{D5CDD505-2E9C-101B-9397-08002B2CF9AE}" pid="29" name="MSIP_Label_817d4574-7375-4d17-b29c-6e4c6df0fcb0_Name">
    <vt:lpwstr>ADB Internal</vt:lpwstr>
  </property>
  <property fmtid="{D5CDD505-2E9C-101B-9397-08002B2CF9AE}" pid="30" name="MSIP_Label_817d4574-7375-4d17-b29c-6e4c6df0fcb0_SiteId">
    <vt:lpwstr>9495d6bb-41c2-4c58-848f-92e52cf3d640</vt:lpwstr>
  </property>
  <property fmtid="{D5CDD505-2E9C-101B-9397-08002B2CF9AE}" pid="31" name="MSIP_Label_817d4574-7375-4d17-b29c-6e4c6df0fcb0_ActionId">
    <vt:lpwstr>b215fe9f-6319-4130-b83c-11c785e6f055</vt:lpwstr>
  </property>
  <property fmtid="{D5CDD505-2E9C-101B-9397-08002B2CF9AE}" pid="32" name="MSIP_Label_817d4574-7375-4d17-b29c-6e4c6df0fcb0_ContentBits">
    <vt:lpwstr>2</vt:lpwstr>
  </property>
  <property fmtid="{D5CDD505-2E9C-101B-9397-08002B2CF9AE}" pid="33" name="MSIP_Label_817d4574-7375-4d17-b29c-6e4c6df0fcb0_Tag">
    <vt:lpwstr>10, 3, 0, 2</vt:lpwstr>
  </property>
</Properties>
</file>